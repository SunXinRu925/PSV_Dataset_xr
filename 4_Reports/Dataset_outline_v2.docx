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A6EFD6">
      <w:pPr>
        <w:spacing w:line="480" w:lineRule="auto"/>
        <w:jc w:val="center"/>
        <w:rPr>
          <w:rFonts w:ascii="Times New Roman Regular" w:hAnsi="Times New Roman Regular" w:cs="Times New Roman Regular"/>
          <w:sz w:val="24"/>
          <w:rPrChange w:id="1" w:author="孙心茹" w:date="2026-01-03T19:54:23Z">
            <w:rPr>
              <w:sz w:val="24"/>
            </w:rPr>
          </w:rPrChange>
        </w:rPr>
        <w:pPrChange w:id="0" w:author="孙心茹" w:date="2026-01-03T19:55:50Z">
          <w:pPr>
            <w:spacing w:line="360" w:lineRule="auto"/>
            <w:jc w:val="left"/>
          </w:pPr>
        </w:pPrChange>
      </w:pPr>
      <w:r>
        <w:rPr>
          <w:rFonts w:hint="default" w:ascii="Times New Roman Regular" w:hAnsi="Times New Roman Regular" w:cs="Times New Roman Regular"/>
          <w:sz w:val="24"/>
          <w:rPrChange w:id="2" w:author="孙心茹" w:date="2026-01-03T19:54:23Z">
            <w:rPr>
              <w:rFonts w:hint="eastAsia"/>
              <w:sz w:val="24"/>
            </w:rPr>
          </w:rPrChange>
        </w:rPr>
        <w:t xml:space="preserve">A Dataset for </w:t>
      </w:r>
      <w:r>
        <w:rPr>
          <w:rFonts w:ascii="Times New Roman Regular" w:hAnsi="Times New Roman Regular" w:cs="Times New Roman Regular"/>
          <w:sz w:val="24"/>
          <w:rPrChange w:id="3" w:author="孙心茹" w:date="2026-01-03T19:54:23Z">
            <w:rPr>
              <w:sz w:val="24"/>
            </w:rPr>
          </w:rPrChange>
        </w:rPr>
        <w:t>Measuring</w:t>
      </w:r>
      <w:r>
        <w:rPr>
          <w:rFonts w:hint="default" w:ascii="Times New Roman Regular" w:hAnsi="Times New Roman Regular" w:cs="Times New Roman Regular"/>
          <w:sz w:val="24"/>
          <w:rPrChange w:id="4" w:author="孙心茹" w:date="2026-01-03T19:54:23Z">
            <w:rPr>
              <w:rFonts w:hint="eastAsia"/>
              <w:sz w:val="24"/>
            </w:rPr>
          </w:rPrChange>
        </w:rPr>
        <w:t xml:space="preserve"> Positive Self-View</w:t>
      </w:r>
    </w:p>
    <w:p w14:paraId="1677477B">
      <w:pPr>
        <w:spacing w:line="480" w:lineRule="auto"/>
        <w:jc w:val="left"/>
        <w:rPr>
          <w:ins w:id="5" w:author="孙心茹" w:date="2026-01-03T11:22:08Z"/>
          <w:rFonts w:hint="default" w:ascii="Times New Roman Regular" w:hAnsi="Times New Roman Regular" w:cs="Times New Roman Regular"/>
          <w:sz w:val="24"/>
        </w:rPr>
      </w:pPr>
      <w:ins w:id="6" w:author="孙心茹" w:date="2026-01-03T11:22:08Z">
        <w:r>
          <w:rPr>
            <w:rFonts w:hint="default" w:ascii="Times New Roman Regular" w:hAnsi="Times New Roman Regular" w:cs="Times New Roman Regular"/>
            <w:sz w:val="24"/>
          </w:rPr>
          <w:t>Abstract</w:t>
        </w:r>
      </w:ins>
    </w:p>
    <w:p w14:paraId="07F7B25D">
      <w:pPr>
        <w:spacing w:line="480" w:lineRule="auto"/>
        <w:jc w:val="left"/>
        <w:rPr>
          <w:ins w:id="7" w:author="孙心茹" w:date="2026-01-03T11:22:00Z"/>
          <w:rFonts w:hint="default" w:ascii="Times New Roman Regular" w:hAnsi="Times New Roman Regular" w:cs="Times New Roman Regular"/>
          <w:sz w:val="24"/>
        </w:rPr>
      </w:pPr>
      <w:ins w:id="8" w:author="孙心茹" w:date="2026-01-03T11:22:08Z">
        <w:r>
          <w:rPr>
            <w:rFonts w:hint="default" w:ascii="Times New Roman Regular" w:hAnsi="Times New Roman Regular" w:cs="Times New Roman Regular"/>
            <w:sz w:val="24"/>
          </w:rPr>
          <w:t>Positive self-view refers to the tendency for individuals to hold favorable beliefs, evaluations, and processing biases toward themselves during self-evaluation and</w:t>
        </w:r>
      </w:ins>
      <w:ins w:id="9" w:author="孙心茹" w:date="2026-01-03T19:55:59Z">
        <w:r>
          <w:rPr>
            <w:rFonts w:hint="eastAsia" w:ascii="Times New Roman Regular" w:hAnsi="Times New Roman Regular" w:cs="Times New Roman Regular"/>
            <w:sz w:val="24"/>
            <w:lang w:val="en-US" w:eastAsia="zh-CN"/>
          </w:rPr>
          <w:t xml:space="preserve"> </w:t>
        </w:r>
      </w:ins>
      <w:ins w:id="10" w:author="孙心茹" w:date="2026-01-03T11:22:08Z">
        <w:r>
          <w:rPr>
            <w:rFonts w:hint="default" w:ascii="Times New Roman Regular" w:hAnsi="Times New Roman Regular" w:cs="Times New Roman Regular"/>
            <w:sz w:val="24"/>
          </w:rPr>
          <w:t>self-related cognitive processing. Although constructs related to positive self-view—such as self-esteem, core self-evaluations, and optimistic self-beliefs—have been extensively studied, the structural relationships among different measurement paradigms and their cross-method consistency remain insufficiently characterized.Here, we present a comprehensive dataset designed to capture multiple manifestations of positive self-view across measurement modalities. The dataset includes complete item-level and trial-level data from 503 adult participants, who completed 12 self-report questionnaires and three widely used behavioral tasks. In total, 149 standardized indicators were derived, covering explicit self-evaluations, automatic self-related processing, and implicit associative measures. In addition, the dataset includes multiple mental health outcome variables, including depression, anxiety, subjective well-being, and procrastination, enabling both structural and predictive analyses.This dataset provides a unified empirical resource for data-driven investigations of the organization and heterogeneity of positive self-view. It allows researchers to examine relationships among different indicators, test alternative structural representations, and evaluate how distinct measurement approaches relate to psychological functioning. By making this multi-paradigm dataset publicly available, we aim to support reproducible and flexible research on the measurement and conceptualization of positive self-related cognition.</w:t>
        </w:r>
      </w:ins>
    </w:p>
    <w:p w14:paraId="64FA2DFA">
      <w:pPr>
        <w:spacing w:line="480" w:lineRule="auto"/>
        <w:jc w:val="left"/>
        <w:rPr>
          <w:rFonts w:ascii="Times New Roman Bold" w:hAnsi="Times New Roman Bold" w:cs="Times New Roman Bold"/>
          <w:b/>
          <w:bCs/>
          <w:sz w:val="24"/>
        </w:rPr>
      </w:pPr>
      <w:r>
        <w:rPr>
          <w:rFonts w:hint="default" w:ascii="Times New Roman Bold" w:hAnsi="Times New Roman Bold" w:cs="Times New Roman Bold"/>
          <w:b/>
          <w:bCs/>
          <w:sz w:val="24"/>
        </w:rPr>
        <w:t>1 Background and Summary</w:t>
      </w:r>
    </w:p>
    <w:p w14:paraId="474C3D99">
      <w:pPr>
        <w:numPr>
          <w:ilvl w:val="1"/>
          <w:numId w:val="1"/>
          <w:ins w:id="12" w:author="孙心茹" w:date="2026-01-03T19:55:02Z"/>
        </w:numPr>
        <w:spacing w:line="480" w:lineRule="auto"/>
        <w:jc w:val="left"/>
        <w:rPr>
          <w:ins w:id="13" w:author="孙心茹" w:date="2026-01-03T11:27:02Z"/>
          <w:rFonts w:hint="default" w:ascii="Times New Roman Bold" w:hAnsi="Times New Roman Bold" w:cs="Times New Roman Bold"/>
          <w:b/>
          <w:bCs/>
          <w:sz w:val="24"/>
        </w:rPr>
        <w:pPrChange w:id="11" w:author="孙心茹" w:date="2026-01-03T19:55:02Z">
          <w:pPr>
            <w:spacing w:line="360" w:lineRule="auto"/>
            <w:jc w:val="left"/>
          </w:pPr>
        </w:pPrChange>
      </w:pPr>
      <w:r>
        <w:rPr>
          <w:rFonts w:hint="default" w:ascii="Times New Roman Bold" w:hAnsi="Times New Roman Bold" w:cs="Times New Roman Bold"/>
          <w:b/>
          <w:bCs/>
          <w:sz w:val="24"/>
        </w:rPr>
        <w:t>Positive Self-View as a Core Psychological Phenomenon</w:t>
      </w:r>
    </w:p>
    <w:p w14:paraId="789933B8">
      <w:pPr>
        <w:spacing w:line="480" w:lineRule="auto"/>
        <w:jc w:val="left"/>
        <w:rPr>
          <w:ins w:id="14" w:author="孙心茹" w:date="2026-01-03T11:27:07Z"/>
          <w:rFonts w:hint="default" w:ascii="Times New Roman Regular" w:hAnsi="Times New Roman Regular" w:cs="Times New Roman Regular"/>
          <w:sz w:val="24"/>
        </w:rPr>
      </w:pPr>
      <w:ins w:id="15" w:author="孙心茹" w:date="2026-01-03T11:27:07Z">
        <w:r>
          <w:rPr>
            <w:rFonts w:hint="default" w:ascii="Times New Roman Regular" w:hAnsi="Times New Roman Regular" w:cs="Times New Roman Regular"/>
            <w:sz w:val="24"/>
          </w:rPr>
          <w:t>Positive self-view is commonly used to describe the tendency for individuals to hold relatively favorable beliefs, evaluations, and processing biases toward their own traits, abilities, and personal value during self-evaluation and self-related cognitive processing. This phenomenon has been repeatedly documented across multiple research traditions and operationalized using a variety of measurement approaches, making it a central empirical topic in the study of self-related cognition.</w:t>
        </w:r>
      </w:ins>
    </w:p>
    <w:p w14:paraId="051B4F88">
      <w:pPr>
        <w:spacing w:line="480" w:lineRule="auto"/>
        <w:jc w:val="left"/>
        <w:rPr>
          <w:ins w:id="16" w:author="孙心茹" w:date="2026-01-03T11:27:07Z"/>
          <w:rFonts w:hint="default" w:ascii="Times New Roman Regular" w:hAnsi="Times New Roman Regular" w:cs="Times New Roman Regular"/>
          <w:sz w:val="24"/>
        </w:rPr>
      </w:pPr>
    </w:p>
    <w:p w14:paraId="71C29D99">
      <w:pPr>
        <w:spacing w:line="480" w:lineRule="auto"/>
        <w:jc w:val="left"/>
        <w:rPr>
          <w:ins w:id="17" w:author="孙心茹" w:date="2026-01-03T11:27:07Z"/>
          <w:rFonts w:hint="default" w:ascii="Times New Roman Regular" w:hAnsi="Times New Roman Regular" w:cs="Times New Roman Regular"/>
          <w:sz w:val="24"/>
        </w:rPr>
      </w:pPr>
      <w:ins w:id="18" w:author="孙心茹" w:date="2026-01-03T11:27:07Z">
        <w:r>
          <w:rPr>
            <w:rFonts w:hint="default" w:ascii="Times New Roman Regular" w:hAnsi="Times New Roman Regular" w:cs="Times New Roman Regular"/>
            <w:sz w:val="24"/>
          </w:rPr>
          <w:t>Previous research has shown that individuals often exhibit systematic biases when processing self-related information, including preferential attention to self-relevant stimuli, faster response times, more positive evaluations, and enhanced memory performance. Importantly, these effects have been observed across a wide range of tasks and questionnaires, rather than being tied to a single experimental paradigm.</w:t>
        </w:r>
      </w:ins>
    </w:p>
    <w:p w14:paraId="70341B09">
      <w:pPr>
        <w:spacing w:line="480" w:lineRule="auto"/>
        <w:jc w:val="left"/>
        <w:rPr>
          <w:ins w:id="19" w:author="孙心茹" w:date="2026-01-03T11:27:07Z"/>
          <w:rFonts w:hint="default" w:ascii="Times New Roman Regular" w:hAnsi="Times New Roman Regular" w:cs="Times New Roman Regular"/>
          <w:sz w:val="24"/>
        </w:rPr>
      </w:pPr>
    </w:p>
    <w:p w14:paraId="3CC0CC9D">
      <w:pPr>
        <w:spacing w:line="480" w:lineRule="auto"/>
        <w:jc w:val="left"/>
        <w:rPr>
          <w:ins w:id="20" w:author="孙心茹" w:date="2026-01-03T11:27:07Z"/>
          <w:rFonts w:hint="default" w:ascii="Times New Roman Regular" w:hAnsi="Times New Roman Regular" w:cs="Times New Roman Regular"/>
          <w:sz w:val="24"/>
        </w:rPr>
      </w:pPr>
      <w:ins w:id="21" w:author="孙心茹" w:date="2026-01-03T11:27:07Z">
        <w:r>
          <w:rPr>
            <w:rFonts w:hint="default" w:ascii="Times New Roman Regular" w:hAnsi="Times New Roman Regular" w:cs="Times New Roman Regular"/>
            <w:sz w:val="24"/>
          </w:rPr>
          <w:t>At the measurement level, positive self-view is not captured by a single indicator but is instead reflected in multiple forms of operationalization spanning different levels of analysis. Explicit self-evaluations are typically assessed using self-report measures such as self-esteem, perceived self-worth, or core self-evaluations. Motivational and attributional aspects have been examined through constructs such as self-enhancement and self-serving attributions. At the level of cognitive processing, a variety of behavioral paradigms—including self-referent encoding tasks, self-matching tasks, and implicit association tests—have been developed to quantify differences in attention, perception, memory, and associative strength for self-related versus non-self-related information.</w:t>
        </w:r>
      </w:ins>
    </w:p>
    <w:p w14:paraId="03A96FF9">
      <w:pPr>
        <w:spacing w:line="480" w:lineRule="auto"/>
        <w:jc w:val="left"/>
        <w:rPr>
          <w:ins w:id="22" w:author="孙心茹" w:date="2026-01-03T11:27:07Z"/>
          <w:rFonts w:hint="default" w:ascii="Times New Roman Regular" w:hAnsi="Times New Roman Regular" w:cs="Times New Roman Regular"/>
          <w:sz w:val="24"/>
        </w:rPr>
      </w:pPr>
    </w:p>
    <w:p w14:paraId="744F47A3">
      <w:pPr>
        <w:spacing w:line="480" w:lineRule="auto"/>
        <w:jc w:val="left"/>
        <w:rPr>
          <w:ins w:id="23" w:author="孙心茹" w:date="2026-01-03T11:27:00Z"/>
          <w:rFonts w:hint="default" w:ascii="Times New Roman Regular" w:hAnsi="Times New Roman Regular" w:cs="Times New Roman Regular"/>
          <w:sz w:val="24"/>
        </w:rPr>
      </w:pPr>
      <w:ins w:id="24" w:author="孙心茹" w:date="2026-01-03T11:27:07Z">
        <w:r>
          <w:rPr>
            <w:rFonts w:hint="default" w:ascii="Times New Roman Regular" w:hAnsi="Times New Roman Regular" w:cs="Times New Roman Regular"/>
            <w:sz w:val="24"/>
          </w:rPr>
          <w:t>Taken together, these measurement traditions converge on a consistent empirical pattern: self-related information is processed differently from non-self-related information within the cognitive system. However, whether the diverse indicators derived from these approaches reflect a shared underlying structure or distinct processing components remains an open empirical question that requires investigation within a unified data framework.</w:t>
        </w:r>
      </w:ins>
    </w:p>
    <w:p w14:paraId="680DEB95">
      <w:pPr>
        <w:spacing w:line="480" w:lineRule="auto"/>
        <w:jc w:val="left"/>
        <w:rPr>
          <w:ins w:id="25" w:author="孙心茹" w:date="2026-01-03T11:46:47Z"/>
          <w:rFonts w:hint="default" w:ascii="Times New Roman Regular" w:hAnsi="Times New Roman Regular" w:cs="Times New Roman Regular"/>
          <w:b/>
          <w:bCs/>
          <w:sz w:val="24"/>
        </w:rPr>
      </w:pPr>
      <w:r>
        <w:rPr>
          <w:rFonts w:hint="default" w:ascii="Times New Roman Regular" w:hAnsi="Times New Roman Regular" w:cs="Times New Roman Regular"/>
          <w:b/>
          <w:bCs/>
          <w:sz w:val="24"/>
        </w:rPr>
        <w:t>1.2 Fragmentation in Existing Measures</w:t>
      </w:r>
    </w:p>
    <w:p w14:paraId="46C872E8">
      <w:pPr>
        <w:spacing w:line="480" w:lineRule="auto"/>
        <w:jc w:val="left"/>
        <w:rPr>
          <w:ins w:id="26" w:author="孙心茹" w:date="2026-01-03T11:46:54Z"/>
          <w:rFonts w:hint="default" w:ascii="Times New Roman Regular" w:hAnsi="Times New Roman Regular" w:cs="Times New Roman Regular"/>
          <w:sz w:val="24"/>
        </w:rPr>
      </w:pPr>
      <w:ins w:id="27" w:author="孙心茹" w:date="2026-01-03T11:46:54Z">
        <w:r>
          <w:rPr>
            <w:rFonts w:hint="default" w:ascii="Times New Roman Regular" w:hAnsi="Times New Roman Regular" w:cs="Times New Roman Regular"/>
            <w:sz w:val="24"/>
          </w:rPr>
          <w:t>Although positive self-view has been widely examined across multiple areas of psychological research, measurement practices and available data resources remain highly fragmented, limiting systematic investigation of its structural characteristics.</w:t>
        </w:r>
      </w:ins>
    </w:p>
    <w:p w14:paraId="330112F7">
      <w:pPr>
        <w:spacing w:line="480" w:lineRule="auto"/>
        <w:jc w:val="left"/>
        <w:rPr>
          <w:ins w:id="28" w:author="孙心茹" w:date="2026-01-03T11:46:54Z"/>
          <w:rFonts w:hint="default" w:ascii="Times New Roman Regular" w:hAnsi="Times New Roman Regular" w:cs="Times New Roman Regular"/>
          <w:sz w:val="24"/>
        </w:rPr>
      </w:pPr>
    </w:p>
    <w:p w14:paraId="7E9FE3DB">
      <w:pPr>
        <w:spacing w:line="480" w:lineRule="auto"/>
        <w:jc w:val="left"/>
        <w:rPr>
          <w:ins w:id="29" w:author="孙心茹" w:date="2026-01-03T11:46:54Z"/>
          <w:rFonts w:hint="default" w:ascii="Times New Roman Regular" w:hAnsi="Times New Roman Regular" w:cs="Times New Roman Regular"/>
          <w:sz w:val="24"/>
        </w:rPr>
      </w:pPr>
      <w:ins w:id="30" w:author="孙心茹" w:date="2026-01-03T11:46:54Z">
        <w:r>
          <w:rPr>
            <w:rFonts w:hint="default" w:ascii="Times New Roman Regular" w:hAnsi="Times New Roman Regular" w:cs="Times New Roman Regular"/>
            <w:sz w:val="24"/>
          </w:rPr>
          <w:t>First, many studies operationalize positive self-view using a single questionnaire or a single experimental task. For example, some research relies exclusively on self-report measures such as self-esteem or self-efficacy scales, whereas other studies focus on specific behavioral or reaction-time paradigms to capture self-related processing biases. While these approaches are well suited to addressing targeted research questions, they provide limited data for examining relationships among different indicators or integrating findings across measurement modalities.</w:t>
        </w:r>
      </w:ins>
    </w:p>
    <w:p w14:paraId="5D2B82E9">
      <w:pPr>
        <w:spacing w:line="480" w:lineRule="auto"/>
        <w:jc w:val="left"/>
        <w:rPr>
          <w:ins w:id="31" w:author="孙心茹" w:date="2026-01-03T11:46:54Z"/>
          <w:rFonts w:hint="default" w:ascii="Times New Roman Regular" w:hAnsi="Times New Roman Regular" w:cs="Times New Roman Regular"/>
          <w:sz w:val="24"/>
        </w:rPr>
      </w:pPr>
    </w:p>
    <w:p w14:paraId="6F2444CB">
      <w:pPr>
        <w:spacing w:line="480" w:lineRule="auto"/>
        <w:jc w:val="left"/>
        <w:rPr>
          <w:ins w:id="32" w:author="孙心茹" w:date="2026-01-03T11:46:54Z"/>
          <w:rFonts w:hint="default" w:ascii="Times New Roman Regular" w:hAnsi="Times New Roman Regular" w:cs="Times New Roman Regular"/>
          <w:sz w:val="24"/>
        </w:rPr>
      </w:pPr>
      <w:ins w:id="33" w:author="孙心茹" w:date="2026-01-03T11:46:54Z">
        <w:r>
          <w:rPr>
            <w:rFonts w:hint="default" w:ascii="Times New Roman Regular" w:hAnsi="Times New Roman Regular" w:cs="Times New Roman Regular"/>
            <w:sz w:val="24"/>
          </w:rPr>
          <w:t>Second, different measurement approaches to positive self-view typically correspond to distinct levels of information processing. Self-report instruments primarily reflect reflective and self-descriptive evaluations, whereas behavioral and implicit paradigms are designed to capture more automatic or non-reflective processes. Because these measurement traditions are often pursued in separate research contexts and rarely implemented in parallel within the same participant sample, direct empirical evidence linking indicators across processing levels remains scarce.</w:t>
        </w:r>
      </w:ins>
    </w:p>
    <w:p w14:paraId="674DAAC6">
      <w:pPr>
        <w:spacing w:line="480" w:lineRule="auto"/>
        <w:jc w:val="left"/>
        <w:rPr>
          <w:ins w:id="34" w:author="孙心茹" w:date="2026-01-03T11:46:54Z"/>
          <w:rFonts w:hint="default" w:ascii="Times New Roman Regular" w:hAnsi="Times New Roman Regular" w:cs="Times New Roman Regular"/>
          <w:sz w:val="24"/>
        </w:rPr>
      </w:pPr>
    </w:p>
    <w:p w14:paraId="02427F00">
      <w:pPr>
        <w:spacing w:line="480" w:lineRule="auto"/>
        <w:jc w:val="left"/>
        <w:rPr>
          <w:ins w:id="35" w:author="孙心茹" w:date="2026-01-03T11:46:54Z"/>
          <w:rFonts w:hint="default" w:ascii="Times New Roman Regular" w:hAnsi="Times New Roman Regular" w:cs="Times New Roman Regular"/>
          <w:sz w:val="24"/>
        </w:rPr>
      </w:pPr>
      <w:ins w:id="36" w:author="孙心茹" w:date="2026-01-03T11:46:54Z">
        <w:r>
          <w:rPr>
            <w:rFonts w:hint="default" w:ascii="Times New Roman Regular" w:hAnsi="Times New Roman Regular" w:cs="Times New Roman Regular"/>
            <w:sz w:val="24"/>
          </w:rPr>
          <w:t>Third, open-access datasets that support systematic cross-paradigm and cross-domain comparisons are still limited. Although substantial bodies of research on self-related biases exist within social cognition, personality psychology, and cognitive psychology, most publicly available datasets provide only aggregated measures, such as questionnaire total scores or mean reaction times. The absence of item-level and trial-level data constrains the application of data-driven approaches aimed at characterizing the latent structure, measurement heterogeneity, and functional relevance of positive self-view.</w:t>
        </w:r>
      </w:ins>
    </w:p>
    <w:p w14:paraId="2C88E7B4">
      <w:pPr>
        <w:spacing w:line="480" w:lineRule="auto"/>
        <w:jc w:val="left"/>
        <w:rPr>
          <w:ins w:id="37" w:author="孙心茹" w:date="2026-01-03T11:46:54Z"/>
          <w:rFonts w:hint="default" w:ascii="Times New Roman Regular" w:hAnsi="Times New Roman Regular" w:cs="Times New Roman Regular"/>
          <w:sz w:val="24"/>
        </w:rPr>
      </w:pPr>
    </w:p>
    <w:p w14:paraId="04D4B541">
      <w:pPr>
        <w:spacing w:line="480" w:lineRule="auto"/>
        <w:jc w:val="left"/>
        <w:rPr>
          <w:ins w:id="38" w:author="孙心茹" w:date="2025-12-31T17:47:18Z"/>
          <w:rFonts w:hint="default" w:ascii="Times New Roman Regular" w:hAnsi="Times New Roman Regular" w:cs="Times New Roman Regular"/>
          <w:sz w:val="24"/>
        </w:rPr>
      </w:pPr>
      <w:ins w:id="39" w:author="孙心茹" w:date="2026-01-03T11:46:54Z">
        <w:r>
          <w:rPr>
            <w:rFonts w:hint="default" w:ascii="Times New Roman Regular" w:hAnsi="Times New Roman Regular" w:cs="Times New Roman Regular"/>
            <w:sz w:val="24"/>
          </w:rPr>
          <w:t>Together, these limitations highlight the need for a comprehensive, multi-paradigm dataset that integrates measurements across levels of analysis and provides high-resolution raw data, enabling flexible and systematic examination of positive self-view and its measurement properties.</w:t>
        </w:r>
      </w:ins>
    </w:p>
    <w:p w14:paraId="5AD04762">
      <w:pPr>
        <w:spacing w:line="480" w:lineRule="auto"/>
        <w:jc w:val="left"/>
        <w:rPr>
          <w:ins w:id="40" w:author="孙心茹" w:date="2026-01-03T12:24:31Z"/>
          <w:rFonts w:hint="default" w:ascii="Times New Roman Bold" w:hAnsi="Times New Roman Bold" w:cs="Times New Roman Bold"/>
          <w:b/>
          <w:bCs/>
          <w:sz w:val="24"/>
        </w:rPr>
      </w:pPr>
      <w:r>
        <w:rPr>
          <w:rFonts w:hint="default" w:ascii="Times New Roman Bold" w:hAnsi="Times New Roman Bold" w:cs="Times New Roman Bold"/>
          <w:b/>
          <w:bCs/>
          <w:sz w:val="24"/>
        </w:rPr>
        <w:t>1.3 Overview of the Present Dataset</w:t>
      </w:r>
    </w:p>
    <w:p w14:paraId="5E71237B">
      <w:pPr>
        <w:spacing w:line="480" w:lineRule="auto"/>
        <w:jc w:val="left"/>
        <w:rPr>
          <w:ins w:id="41" w:author="孙心茹" w:date="2026-01-03T12:24:35Z"/>
          <w:rFonts w:hint="default" w:ascii="Times New Roman Regular" w:hAnsi="Times New Roman Regular" w:cs="Times New Roman Regular"/>
          <w:sz w:val="24"/>
        </w:rPr>
      </w:pPr>
      <w:ins w:id="42" w:author="孙心茹" w:date="2026-01-03T12:24:35Z">
        <w:r>
          <w:rPr>
            <w:rFonts w:hint="default" w:ascii="Times New Roman Regular" w:hAnsi="Times New Roman Regular" w:cs="Times New Roman Regular"/>
            <w:sz w:val="24"/>
          </w:rPr>
          <w:t>To address the fragmentation in measurement practices and data resources described above, we publicly release a multi-paradigm, multi-level dataset designed to capture diverse manifestations of positive self-view. The dataset integrates multiple self-report questionnaires and widely used behavioral tasks within a single participant sample, providing a unified empirical basis for cross-method comparison and integration.</w:t>
        </w:r>
      </w:ins>
    </w:p>
    <w:p w14:paraId="5E88609F">
      <w:pPr>
        <w:spacing w:line="480" w:lineRule="auto"/>
        <w:jc w:val="left"/>
        <w:rPr>
          <w:ins w:id="43" w:author="孙心茹" w:date="2026-01-03T12:24:35Z"/>
          <w:rFonts w:hint="default" w:ascii="Times New Roman Regular" w:hAnsi="Times New Roman Regular" w:cs="Times New Roman Regular"/>
          <w:sz w:val="24"/>
        </w:rPr>
      </w:pPr>
    </w:p>
    <w:p w14:paraId="200FEB92">
      <w:pPr>
        <w:spacing w:line="480" w:lineRule="auto"/>
        <w:jc w:val="left"/>
        <w:rPr>
          <w:ins w:id="44" w:author="孙心茹" w:date="2026-01-03T12:24:35Z"/>
          <w:rFonts w:hint="default" w:ascii="Times New Roman Regular" w:hAnsi="Times New Roman Regular" w:cs="Times New Roman Regular"/>
          <w:sz w:val="24"/>
        </w:rPr>
      </w:pPr>
      <w:ins w:id="45" w:author="孙心茹" w:date="2026-01-03T12:24:35Z">
        <w:r>
          <w:rPr>
            <w:rFonts w:hint="default" w:ascii="Times New Roman Regular" w:hAnsi="Times New Roman Regular" w:cs="Times New Roman Regular"/>
            <w:sz w:val="24"/>
          </w:rPr>
          <w:t>Specifically, the dataset comprises complete item-level and trial-level data from 503 adult participants who completed 12 self-report questionnaires and three behavioral tasks. The behavioral tasks include paradigms targeting self-referent processing, self-matching, and implicit associations, enabling analyses based on reaction times, accuracy, and derived effect measures. In addition, the dataset includes multiple mental health-related variables, such as depression, anxiety, subjective well-being, and procrastination, supporting investigations of the functional relevance of positive self-view indicators.</w:t>
        </w:r>
      </w:ins>
    </w:p>
    <w:p w14:paraId="6DD7716D">
      <w:pPr>
        <w:spacing w:line="480" w:lineRule="auto"/>
        <w:jc w:val="left"/>
        <w:rPr>
          <w:ins w:id="46" w:author="孙心茹" w:date="2026-01-03T12:24:35Z"/>
          <w:rFonts w:hint="default" w:ascii="Times New Roman Regular" w:hAnsi="Times New Roman Regular" w:cs="Times New Roman Regular"/>
          <w:sz w:val="24"/>
        </w:rPr>
      </w:pPr>
    </w:p>
    <w:p w14:paraId="6558C0A9">
      <w:pPr>
        <w:spacing w:line="480" w:lineRule="auto"/>
        <w:jc w:val="left"/>
        <w:rPr>
          <w:rFonts w:hint="default" w:ascii="Times New Roman Regular" w:hAnsi="Times New Roman Regular" w:cs="Times New Roman Regular"/>
          <w:sz w:val="24"/>
        </w:rPr>
      </w:pPr>
      <w:ins w:id="47" w:author="孙心茹" w:date="2026-01-03T12:24:35Z">
        <w:r>
          <w:rPr>
            <w:rFonts w:hint="default" w:ascii="Times New Roman Regular" w:hAnsi="Times New Roman Regular" w:cs="Times New Roman Regular"/>
            <w:sz w:val="24"/>
          </w:rPr>
          <w:t>The primary aim of this dataset is not to test a specific theoretical model, but to provide an open and reusable resource that facilitates data-driven analyses. Researchers may use the dataset to examine relationships among different indicators of positive self-view, explore alternative structural representations and measurement heterogeneity, and assess how distinct measurement approaches relate to psychological functioning and individual differences. By making this dataset publicly available, we aim to support flexible and reproducible research on the measurement of positive self-related cognition.</w:t>
        </w:r>
      </w:ins>
    </w:p>
    <w:p w14:paraId="6450DFD9">
      <w:pPr>
        <w:spacing w:line="480" w:lineRule="auto"/>
        <w:jc w:val="left"/>
        <w:rPr>
          <w:rFonts w:ascii="Times New Roman Bold" w:hAnsi="Times New Roman Bold" w:cs="Times New Roman Bold"/>
          <w:b/>
          <w:bCs/>
          <w:sz w:val="24"/>
        </w:rPr>
      </w:pPr>
      <w:r>
        <w:rPr>
          <w:rFonts w:ascii="Times New Roman Bold" w:hAnsi="Times New Roman Bold" w:cs="Times New Roman Bold"/>
          <w:b/>
          <w:bCs/>
          <w:sz w:val="24"/>
        </w:rPr>
        <w:t>2. Methods</w:t>
      </w:r>
    </w:p>
    <w:p w14:paraId="0AC178E4">
      <w:pPr>
        <w:spacing w:line="480" w:lineRule="auto"/>
        <w:jc w:val="left"/>
        <w:rPr>
          <w:ins w:id="48" w:author="孙心茹" w:date="2026-01-03T12:40:58Z"/>
          <w:rFonts w:hint="default" w:ascii="Times New Roman Bold" w:hAnsi="Times New Roman Bold" w:cs="Times New Roman Bold"/>
          <w:b/>
          <w:bCs/>
          <w:sz w:val="24"/>
        </w:rPr>
      </w:pPr>
      <w:ins w:id="49" w:author="孙心茹" w:date="2025-12-31T15:16:37Z">
        <w:r>
          <w:rPr>
            <w:rFonts w:ascii="Times New Roman Bold" w:hAnsi="Times New Roman Bold" w:cs="Times New Roman Bold"/>
            <w:b/>
            <w:bCs/>
            <w:sz w:val="24"/>
          </w:rPr>
          <w:t xml:space="preserve">2.1 </w:t>
        </w:r>
      </w:ins>
      <w:ins w:id="50" w:author="孙心茹" w:date="2025-12-31T15:16:15Z">
        <w:r>
          <w:rPr>
            <w:rFonts w:hint="default" w:ascii="Times New Roman Bold" w:hAnsi="Times New Roman Bold" w:cs="Times New Roman Bold"/>
            <w:b/>
            <w:bCs/>
            <w:sz w:val="24"/>
          </w:rPr>
          <w:t>Participants and Data Quality Control</w:t>
        </w:r>
      </w:ins>
    </w:p>
    <w:p w14:paraId="13CC411A">
      <w:pPr>
        <w:spacing w:line="480" w:lineRule="auto"/>
        <w:jc w:val="left"/>
        <w:rPr>
          <w:ins w:id="51" w:author="孙心茹" w:date="2026-01-03T12:41:05Z"/>
          <w:rFonts w:hint="eastAsia" w:ascii="Times New Roman Regular" w:hAnsi="Times New Roman Regular" w:cs="Times New Roman Regular"/>
          <w:sz w:val="24"/>
        </w:rPr>
      </w:pPr>
      <w:ins w:id="52" w:author="孙心茹" w:date="2026-01-03T12:41:05Z">
        <w:r>
          <w:rPr>
            <w:rFonts w:hint="eastAsia" w:ascii="Times New Roman Regular" w:hAnsi="Times New Roman Regular" w:cs="Times New Roman Regular"/>
            <w:sz w:val="24"/>
          </w:rPr>
          <w:t>Data were collected via the NAODAO online experimental platform (Chengdu Fangsel Technology Co., Ltd., China). Adult participants aged between 18 and 59 years were recruited within China. All participants provided informed consent prior to participation and received monetary compensation upon completion of the full study procedure (130 RMB per participant). The study protocol adhered to relevant ethical guidelines.</w:t>
        </w:r>
      </w:ins>
    </w:p>
    <w:p w14:paraId="223968AF">
      <w:pPr>
        <w:spacing w:line="480" w:lineRule="auto"/>
        <w:jc w:val="left"/>
        <w:rPr>
          <w:ins w:id="53" w:author="孙心茹" w:date="2026-01-03T12:41:05Z"/>
          <w:rFonts w:hint="eastAsia" w:ascii="Times New Roman Regular" w:hAnsi="Times New Roman Regular" w:cs="Times New Roman Regular"/>
          <w:sz w:val="24"/>
        </w:rPr>
      </w:pPr>
    </w:p>
    <w:p w14:paraId="7F902BA1">
      <w:pPr>
        <w:spacing w:line="480" w:lineRule="auto"/>
        <w:jc w:val="left"/>
        <w:rPr>
          <w:ins w:id="54" w:author="孙心茹" w:date="2026-01-03T12:41:05Z"/>
          <w:rFonts w:hint="eastAsia" w:ascii="Times New Roman Regular" w:hAnsi="Times New Roman Regular" w:cs="Times New Roman Regular"/>
          <w:sz w:val="24"/>
        </w:rPr>
      </w:pPr>
      <w:ins w:id="55" w:author="孙心茹" w:date="2026-01-03T12:41:05Z">
        <w:r>
          <w:rPr>
            <w:rFonts w:hint="eastAsia" w:ascii="Times New Roman Regular" w:hAnsi="Times New Roman Regular" w:cs="Times New Roman Regular"/>
            <w:sz w:val="24"/>
          </w:rPr>
          <w:t>The initial sample consisted of 771 participants. Given the multi-paradigm design of the study, which included multiple self-report questionnaires, several behavioral tasks, and repeated measurements across multiple days, a rigorous data quality control (QC) procedure was implemented to ensure data reliability and usability.</w:t>
        </w:r>
      </w:ins>
    </w:p>
    <w:p w14:paraId="79A2B5A3">
      <w:pPr>
        <w:spacing w:line="480" w:lineRule="auto"/>
        <w:jc w:val="left"/>
        <w:rPr>
          <w:ins w:id="56" w:author="孙心茹" w:date="2026-01-03T12:41:05Z"/>
          <w:rFonts w:hint="eastAsia" w:ascii="Times New Roman Regular" w:hAnsi="Times New Roman Regular" w:cs="Times New Roman Regular"/>
          <w:sz w:val="24"/>
        </w:rPr>
      </w:pPr>
    </w:p>
    <w:p w14:paraId="16EA88F1">
      <w:pPr>
        <w:spacing w:line="480" w:lineRule="auto"/>
        <w:jc w:val="left"/>
        <w:rPr>
          <w:ins w:id="57" w:author="孙心茹" w:date="2026-01-03T12:41:05Z"/>
          <w:rFonts w:hint="eastAsia" w:ascii="Times New Roman Regular" w:hAnsi="Times New Roman Regular" w:cs="Times New Roman Regular"/>
          <w:sz w:val="24"/>
        </w:rPr>
      </w:pPr>
      <w:ins w:id="58" w:author="孙心茹" w:date="2026-01-03T12:41:05Z">
        <w:r>
          <w:rPr>
            <w:rFonts w:hint="eastAsia" w:ascii="Times New Roman Regular" w:hAnsi="Times New Roman Regular" w:cs="Times New Roman Regular"/>
            <w:sz w:val="24"/>
          </w:rPr>
          <w:t>Data quality control was conducted in multiple steps. First, participants who failed any of the attention-check items embedded in the questionnaires were excluded. Second, objective performance-based criteria were applied to the behavioral task data to identify invalid or noncompliant responding, based on reaction time distributions and accuracy rates. These criteria were used to flag participants with response patterns that substantially deviated from acceptable ranges in the Implicit Association Test, the Self-Matching Task, or the Self-Referent Encoding Task (see Data Processing for detailed thresholds).</w:t>
        </w:r>
      </w:ins>
    </w:p>
    <w:p w14:paraId="52384A56">
      <w:pPr>
        <w:spacing w:line="480" w:lineRule="auto"/>
        <w:jc w:val="left"/>
        <w:rPr>
          <w:ins w:id="59" w:author="孙心茹" w:date="2026-01-03T12:41:05Z"/>
          <w:rFonts w:hint="eastAsia" w:ascii="Times New Roman Regular" w:hAnsi="Times New Roman Regular" w:cs="Times New Roman Regular"/>
          <w:sz w:val="24"/>
        </w:rPr>
      </w:pPr>
    </w:p>
    <w:p w14:paraId="3031BB6A">
      <w:pPr>
        <w:spacing w:line="480" w:lineRule="auto"/>
        <w:jc w:val="left"/>
        <w:rPr>
          <w:ins w:id="60" w:author="孙心茹" w:date="2025-12-31T15:16:15Z"/>
          <w:rFonts w:hint="eastAsia" w:ascii="Times New Roman Regular" w:hAnsi="Times New Roman Regular" w:cs="Times New Roman Regular"/>
          <w:sz w:val="24"/>
        </w:rPr>
      </w:pPr>
      <w:ins w:id="61" w:author="孙心茹" w:date="2026-01-03T12:41:05Z">
        <w:r>
          <w:rPr>
            <w:rFonts w:hint="eastAsia" w:ascii="Times New Roman Regular" w:hAnsi="Times New Roman Regular" w:cs="Times New Roman Regular"/>
            <w:sz w:val="24"/>
          </w:rPr>
          <w:t>After applying all quality control criteria, data from 503 participants met the inclusion requirements and were retained in the final dataset, corresponding to an exclusion rate of 34.76%. The final sample had a mean age of 24.0 years (SD = 6.0; range: 18–59) and provided complete data across all 12 self-report questionnaires, three behavioral tasks, and associated mental health measures.</w:t>
        </w:r>
      </w:ins>
    </w:p>
    <w:p w14:paraId="346E617D">
      <w:pPr>
        <w:spacing w:line="480" w:lineRule="auto"/>
        <w:jc w:val="left"/>
        <w:rPr>
          <w:rFonts w:ascii="Times New Roman Bold" w:hAnsi="Times New Roman Bold" w:cs="Times New Roman Bold"/>
          <w:b/>
          <w:bCs/>
          <w:sz w:val="24"/>
        </w:rPr>
      </w:pPr>
      <w:r>
        <w:rPr>
          <w:rFonts w:ascii="Times New Roman Bold" w:hAnsi="Times New Roman Bold" w:cs="Times New Roman Bold"/>
          <w:b/>
          <w:bCs/>
          <w:sz w:val="24"/>
        </w:rPr>
        <w:t>2.2 Experimental Procedure</w:t>
      </w:r>
    </w:p>
    <w:p w14:paraId="53EEDF4D">
      <w:pPr>
        <w:spacing w:line="480" w:lineRule="auto"/>
        <w:jc w:val="left"/>
        <w:rPr>
          <w:ins w:id="62" w:author="孙心茹" w:date="2026-01-03T15:43:14Z"/>
          <w:rFonts w:hint="default" w:ascii="Times New Roman" w:hAnsi="Times New Roman" w:cs="Times New Roman"/>
          <w:b w:val="0"/>
          <w:bCs w:val="0"/>
          <w:sz w:val="24"/>
        </w:rPr>
      </w:pPr>
      <w:r>
        <w:rPr>
          <w:rFonts w:hint="default" w:ascii="Times New Roman" w:hAnsi="Times New Roman" w:cs="Times New Roman"/>
          <w:b w:val="0"/>
          <w:bCs w:val="0"/>
          <w:sz w:val="24"/>
        </w:rPr>
        <w:t xml:space="preserve">2.2.1 </w:t>
      </w:r>
      <w:r>
        <w:rPr>
          <w:rFonts w:ascii="Times New Roman" w:hAnsi="Times New Roman" w:cs="Times New Roman"/>
          <w:b w:val="0"/>
          <w:bCs w:val="0"/>
          <w:sz w:val="24"/>
        </w:rPr>
        <w:t>D</w:t>
      </w:r>
      <w:r>
        <w:rPr>
          <w:rFonts w:hint="default" w:ascii="Times New Roman" w:hAnsi="Times New Roman" w:cs="Times New Roman"/>
          <w:b w:val="0"/>
          <w:bCs w:val="0"/>
          <w:sz w:val="24"/>
        </w:rPr>
        <w:t>esign</w:t>
      </w:r>
    </w:p>
    <w:p w14:paraId="14099CD4">
      <w:pPr>
        <w:spacing w:line="480" w:lineRule="auto"/>
        <w:jc w:val="left"/>
        <w:rPr>
          <w:ins w:id="63" w:author="孙心茹" w:date="2026-01-03T15:43:24Z"/>
          <w:rFonts w:hint="default" w:ascii="Times New Roman Regular" w:hAnsi="Times New Roman Regular" w:cs="Times New Roman Regular"/>
          <w:sz w:val="24"/>
        </w:rPr>
      </w:pPr>
      <w:ins w:id="64" w:author="孙心茹" w:date="2026-01-03T15:43:24Z">
        <w:r>
          <w:rPr>
            <w:rFonts w:hint="default" w:ascii="Times New Roman Regular" w:hAnsi="Times New Roman Regular" w:cs="Times New Roman Regular"/>
            <w:sz w:val="24"/>
          </w:rPr>
          <w:t>The present study employed a data-driven, multi-modal measurement design to systematically characterize the multidimensional structure of positive self-view. Data were collected using a combination of self-report questionnaires and behavioral tasks, including 12 questionnaires and three experimental paradigms: the Implicit Association Test (IAT), the Self-Matching Task (SMT), and the Self-Referent Encoding Task (SRET). This approach enabled the assessment of self-related processing at both explicit and implicit levels.</w:t>
        </w:r>
      </w:ins>
    </w:p>
    <w:p w14:paraId="71BFA91A">
      <w:pPr>
        <w:spacing w:line="480" w:lineRule="auto"/>
        <w:jc w:val="left"/>
        <w:rPr>
          <w:ins w:id="65" w:author="孙心茹" w:date="2026-01-03T15:43:24Z"/>
          <w:rFonts w:hint="default" w:ascii="Times New Roman Regular" w:hAnsi="Times New Roman Regular" w:cs="Times New Roman Regular"/>
          <w:sz w:val="24"/>
        </w:rPr>
      </w:pPr>
    </w:p>
    <w:p w14:paraId="110F78D7">
      <w:pPr>
        <w:spacing w:line="480" w:lineRule="auto"/>
        <w:jc w:val="left"/>
        <w:rPr>
          <w:ins w:id="66" w:author="孙心茹" w:date="2026-01-03T15:43:24Z"/>
          <w:rFonts w:hint="default" w:ascii="Times New Roman Regular" w:hAnsi="Times New Roman Regular" w:cs="Times New Roman Regular"/>
          <w:sz w:val="24"/>
        </w:rPr>
      </w:pPr>
      <w:ins w:id="67" w:author="孙心茹" w:date="2026-01-03T15:43:24Z">
        <w:r>
          <w:rPr>
            <w:rFonts w:hint="default" w:ascii="Times New Roman Regular" w:hAnsi="Times New Roman Regular" w:cs="Times New Roman Regular"/>
            <w:sz w:val="24"/>
          </w:rPr>
          <w:t>All behavioral tasks adopted a fully within-subject 2 × 2 × 2 factorial design, with reference type (self vs. friend/other), emotional valence (positive vs. negative), and domain (moral vs. ability) as experimental factors. Each participant contributed trial-level responses across all experimental conditions, resulting in a structurally complete and internally consistent behavioral dataset.</w:t>
        </w:r>
      </w:ins>
    </w:p>
    <w:p w14:paraId="1DBFB9BF">
      <w:pPr>
        <w:spacing w:line="480" w:lineRule="auto"/>
        <w:jc w:val="left"/>
        <w:rPr>
          <w:ins w:id="68" w:author="孙心茹" w:date="2026-01-03T15:43:24Z"/>
          <w:rFonts w:hint="default" w:ascii="Times New Roman Regular" w:hAnsi="Times New Roman Regular" w:cs="Times New Roman Regular"/>
          <w:sz w:val="24"/>
        </w:rPr>
      </w:pPr>
    </w:p>
    <w:p w14:paraId="57449862">
      <w:pPr>
        <w:spacing w:line="480" w:lineRule="auto"/>
        <w:jc w:val="left"/>
        <w:rPr>
          <w:ins w:id="69" w:author="孙心茹" w:date="2025-12-31T16:17:30Z"/>
          <w:rFonts w:hint="default" w:ascii="Times New Roman Regular" w:hAnsi="Times New Roman Regular" w:cs="Times New Roman Regular"/>
          <w:sz w:val="24"/>
        </w:rPr>
      </w:pPr>
      <w:ins w:id="70" w:author="孙心茹" w:date="2026-01-03T15:43:24Z">
        <w:r>
          <w:rPr>
            <w:rFonts w:hint="default" w:ascii="Times New Roman Regular" w:hAnsi="Times New Roman Regular" w:cs="Times New Roman Regular"/>
            <w:sz w:val="24"/>
          </w:rPr>
          <w:t>The final dataset comprises multiple levels of data granularity. Questionnaire data include item-level responses and scale-level composite scores. Behavioral task data include trial-level reaction times and accuracy measures, as well as derived indices computed using established methods, such as D scores, signal detection indices (e.g., d′), and reaction time difference scores. This multi-level data structure allows for flexible analytical approaches and secondary data reuse.</w:t>
        </w:r>
      </w:ins>
    </w:p>
    <w:p w14:paraId="78EC092E">
      <w:pPr>
        <w:spacing w:line="480" w:lineRule="auto"/>
        <w:jc w:val="left"/>
        <w:rPr>
          <w:ins w:id="71" w:author="孙心茹" w:date="2026-01-03T15:44:02Z"/>
          <w:rFonts w:ascii="Times New Roman Regular" w:hAnsi="Times New Roman Regular" w:cs="Times New Roman Regular"/>
          <w:sz w:val="24"/>
        </w:rPr>
      </w:pPr>
      <w:r>
        <w:rPr>
          <w:rFonts w:hint="default" w:ascii="Times New Roman Regular" w:hAnsi="Times New Roman Regular" w:cs="Times New Roman Regular"/>
          <w:sz w:val="24"/>
        </w:rPr>
        <w:t xml:space="preserve">2.2.2 </w:t>
      </w:r>
      <w:r>
        <w:rPr>
          <w:rFonts w:ascii="Times New Roman Regular" w:hAnsi="Times New Roman Regular" w:cs="Times New Roman Regular"/>
          <w:sz w:val="24"/>
        </w:rPr>
        <w:t>Procedure</w:t>
      </w:r>
    </w:p>
    <w:p w14:paraId="721933C8">
      <w:pPr>
        <w:spacing w:line="480" w:lineRule="auto"/>
        <w:jc w:val="left"/>
        <w:rPr>
          <w:ins w:id="72" w:author="孙心茹" w:date="2026-01-03T15:44:07Z"/>
          <w:rFonts w:hint="eastAsia" w:ascii="Times New Roman Regular" w:hAnsi="Times New Roman Regular" w:cs="Times New Roman Regular"/>
          <w:sz w:val="24"/>
        </w:rPr>
      </w:pPr>
      <w:ins w:id="73" w:author="孙心茹" w:date="2026-01-03T15:44:07Z">
        <w:r>
          <w:rPr>
            <w:rFonts w:hint="eastAsia" w:ascii="Times New Roman Regular" w:hAnsi="Times New Roman Regular" w:cs="Times New Roman Regular"/>
            <w:sz w:val="24"/>
          </w:rPr>
          <w:t>All data were collected via an online experimental platform. To reduce participant burden and to obtain measurements across multiple time points, data collection was distributed across four sessions conducted on Day 1, Day 2, Day 3, and Day 10.</w:t>
        </w:r>
      </w:ins>
    </w:p>
    <w:p w14:paraId="3B34683A">
      <w:pPr>
        <w:spacing w:line="480" w:lineRule="auto"/>
        <w:jc w:val="left"/>
        <w:rPr>
          <w:ins w:id="74" w:author="孙心茹" w:date="2026-01-03T15:44:07Z"/>
          <w:rFonts w:hint="eastAsia" w:ascii="Times New Roman Regular" w:hAnsi="Times New Roman Regular" w:cs="Times New Roman Regular"/>
          <w:sz w:val="24"/>
        </w:rPr>
      </w:pPr>
    </w:p>
    <w:p w14:paraId="121892D3">
      <w:pPr>
        <w:spacing w:line="480" w:lineRule="auto"/>
        <w:jc w:val="left"/>
        <w:rPr>
          <w:ins w:id="75" w:author="孙心茹" w:date="2026-01-03T15:44:07Z"/>
          <w:rFonts w:hint="eastAsia" w:ascii="Times New Roman Regular" w:hAnsi="Times New Roman Regular" w:cs="Times New Roman Regular"/>
          <w:sz w:val="24"/>
        </w:rPr>
      </w:pPr>
      <w:ins w:id="76" w:author="孙心茹" w:date="2026-01-03T15:44:07Z">
        <w:r>
          <w:rPr>
            <w:rFonts w:hint="eastAsia" w:ascii="Times New Roman Regular" w:hAnsi="Times New Roman Regular" w:cs="Times New Roman Regular"/>
            <w:sz w:val="24"/>
          </w:rPr>
          <w:t>On Day 1, participants completed the informed consent procedure and a demographic questionnaire, followed by the Self-Concept Clarity Scale (SCC), the Generalized Anxiety Disorder Scale (GAD-7), and the Patient Health Questionnaire (PHQ-9).</w:t>
        </w:r>
      </w:ins>
    </w:p>
    <w:p w14:paraId="690F21E4">
      <w:pPr>
        <w:spacing w:line="480" w:lineRule="auto"/>
        <w:jc w:val="left"/>
        <w:rPr>
          <w:ins w:id="77" w:author="孙心茹" w:date="2026-01-03T15:44:07Z"/>
          <w:rFonts w:hint="eastAsia" w:ascii="Times New Roman Regular" w:hAnsi="Times New Roman Regular" w:cs="Times New Roman Regular"/>
          <w:sz w:val="24"/>
        </w:rPr>
      </w:pPr>
    </w:p>
    <w:p w14:paraId="59F2BDDC">
      <w:pPr>
        <w:spacing w:line="480" w:lineRule="auto"/>
        <w:jc w:val="left"/>
        <w:rPr>
          <w:ins w:id="78" w:author="孙心茹" w:date="2026-01-03T15:44:07Z"/>
          <w:rFonts w:hint="eastAsia" w:ascii="Times New Roman Regular" w:hAnsi="Times New Roman Regular" w:cs="Times New Roman Regular"/>
          <w:sz w:val="24"/>
        </w:rPr>
      </w:pPr>
      <w:ins w:id="79" w:author="孙心茹" w:date="2026-01-03T15:44:07Z">
        <w:r>
          <w:rPr>
            <w:rFonts w:hint="eastAsia" w:ascii="Times New Roman Regular" w:hAnsi="Times New Roman Regular" w:cs="Times New Roman Regular"/>
            <w:sz w:val="24"/>
          </w:rPr>
          <w:t>On Day 2, participants completed the Rosenberg Self-Esteem Scale (RSES), the Core Self-Evaluations Scale (CSES), the Narcissistic Personality Inventory–16 (NPI-16), the Hypersensitive Narcissism Scale (HNS), the Short General Procrastination Scale (SGPS), and subsequently performed the Implicit Association Test (IAT).</w:t>
        </w:r>
      </w:ins>
    </w:p>
    <w:p w14:paraId="4EA4D575">
      <w:pPr>
        <w:spacing w:line="480" w:lineRule="auto"/>
        <w:jc w:val="left"/>
        <w:rPr>
          <w:ins w:id="80" w:author="孙心茹" w:date="2026-01-03T15:44:07Z"/>
          <w:rFonts w:hint="eastAsia" w:ascii="Times New Roman Regular" w:hAnsi="Times New Roman Regular" w:cs="Times New Roman Regular"/>
          <w:sz w:val="24"/>
        </w:rPr>
      </w:pPr>
    </w:p>
    <w:p w14:paraId="2919B4C5">
      <w:pPr>
        <w:spacing w:line="480" w:lineRule="auto"/>
        <w:jc w:val="left"/>
        <w:rPr>
          <w:ins w:id="81" w:author="孙心茹" w:date="2026-01-03T15:44:07Z"/>
          <w:rFonts w:hint="eastAsia" w:ascii="Times New Roman Regular" w:hAnsi="Times New Roman Regular" w:cs="Times New Roman Regular"/>
          <w:sz w:val="24"/>
        </w:rPr>
      </w:pPr>
      <w:ins w:id="82" w:author="孙心茹" w:date="2026-01-03T15:44:07Z">
        <w:r>
          <w:rPr>
            <w:rFonts w:hint="eastAsia" w:ascii="Times New Roman Regular" w:hAnsi="Times New Roman Regular" w:cs="Times New Roman Regular"/>
            <w:sz w:val="24"/>
          </w:rPr>
          <w:t>On Day 3, participants completed the Satisfaction With Life Scale (SWLS), the Internal Control subscale of the Internal–Powerful Others–Chance Scale (IPC-I), the Life Orientation Test–Revised (LOT-R), the Self-Referent Encoding Task (SRET), the Self-Matching Task (SMT), the Moral Identity Scale (MIS), the Moral Self-Image Scale (MSIS), the Self-Deceptive Enhancement scale (SDE), and the Impression Management scale (IM).</w:t>
        </w:r>
      </w:ins>
    </w:p>
    <w:p w14:paraId="192E0256">
      <w:pPr>
        <w:spacing w:line="480" w:lineRule="auto"/>
        <w:jc w:val="left"/>
        <w:rPr>
          <w:ins w:id="83" w:author="孙心茹" w:date="2026-01-03T15:44:07Z"/>
          <w:rFonts w:hint="eastAsia" w:ascii="Times New Roman Regular" w:hAnsi="Times New Roman Regular" w:cs="Times New Roman Regular"/>
          <w:sz w:val="24"/>
        </w:rPr>
      </w:pPr>
    </w:p>
    <w:p w14:paraId="2C6C7A60">
      <w:pPr>
        <w:spacing w:line="480" w:lineRule="auto"/>
        <w:jc w:val="left"/>
        <w:rPr>
          <w:ins w:id="84" w:author="孙心茹" w:date="2026-01-03T15:44:07Z"/>
          <w:rFonts w:hint="eastAsia" w:ascii="Times New Roman Regular" w:hAnsi="Times New Roman Regular" w:cs="Times New Roman Regular"/>
          <w:sz w:val="24"/>
        </w:rPr>
      </w:pPr>
      <w:ins w:id="85" w:author="孙心茹" w:date="2026-01-03T15:44:07Z">
        <w:r>
          <w:rPr>
            <w:rFonts w:hint="eastAsia" w:ascii="Times New Roman Regular" w:hAnsi="Times New Roman Regular" w:cs="Times New Roman Regular"/>
            <w:sz w:val="24"/>
          </w:rPr>
          <w:t>On Day 10, participants were invited to complete the full set of self-report questionnaires again to provide repeated measurements.</w:t>
        </w:r>
      </w:ins>
    </w:p>
    <w:p w14:paraId="07CBDEE6">
      <w:pPr>
        <w:spacing w:line="480" w:lineRule="auto"/>
        <w:jc w:val="left"/>
        <w:rPr>
          <w:ins w:id="86" w:author="孙心茹" w:date="2026-01-03T15:44:07Z"/>
          <w:rFonts w:hint="eastAsia" w:ascii="Times New Roman Regular" w:hAnsi="Times New Roman Regular" w:cs="Times New Roman Regular"/>
          <w:sz w:val="24"/>
        </w:rPr>
      </w:pPr>
    </w:p>
    <w:p w14:paraId="50198163">
      <w:pPr>
        <w:spacing w:line="480" w:lineRule="auto"/>
        <w:jc w:val="left"/>
        <w:rPr>
          <w:ins w:id="87" w:author="孙心茹" w:date="2025-12-31T16:16:49Z"/>
          <w:rFonts w:ascii="Times New Roman Regular" w:hAnsi="Times New Roman Regular" w:cs="Times New Roman Regular"/>
          <w:sz w:val="24"/>
        </w:rPr>
      </w:pPr>
      <w:ins w:id="88" w:author="孙心茹" w:date="2026-01-03T15:44:07Z">
        <w:r>
          <w:rPr>
            <w:rFonts w:hint="eastAsia" w:ascii="Times New Roman Regular" w:hAnsi="Times New Roman Regular" w:cs="Times New Roman Regular"/>
            <w:sz w:val="24"/>
          </w:rPr>
          <w:t>To control for order effects between the two behavioral tasks administered on Day 3, participants were randomly assigned to one of two task sequences: SRET followed by SMT, or SMT followed by SRET. Attention-check items were embedded within questionnaire batteries on Day 2, Day 3, and Day 10. These items consisted of logically implausible or clearly incorrect statements (e.g., “I am less than three years old,” “I graduated from high school at the age of 12,” “I have been to the Moon”). Responses to these items were used during subsequent data processing to evaluate response quality (see Data Processing for details).</w:t>
        </w:r>
      </w:ins>
    </w:p>
    <w:p w14:paraId="7E2B4B9A">
      <w:pPr>
        <w:spacing w:line="480" w:lineRule="auto"/>
        <w:jc w:val="left"/>
        <w:rPr>
          <w:rFonts w:ascii="Times New Roman Bold" w:hAnsi="Times New Roman Bold" w:cs="Times New Roman Bold"/>
          <w:b/>
          <w:bCs/>
          <w:sz w:val="24"/>
        </w:rPr>
      </w:pPr>
      <w:r>
        <w:rPr>
          <w:rFonts w:ascii="Times New Roman Bold" w:hAnsi="Times New Roman Bold" w:cs="Times New Roman Bold"/>
          <w:b/>
          <w:bCs/>
          <w:sz w:val="24"/>
        </w:rPr>
        <w:t>2.3 Behavioral Tasks</w:t>
      </w:r>
    </w:p>
    <w:p w14:paraId="2F720D66">
      <w:pPr>
        <w:spacing w:line="480" w:lineRule="auto"/>
        <w:jc w:val="left"/>
        <w:rPr>
          <w:ins w:id="89" w:author="孙心茹" w:date="2026-01-03T18:53:16Z"/>
          <w:rFonts w:ascii="Times New Roman Regular" w:hAnsi="Times New Roman Regular" w:cs="Times New Roman Regular"/>
          <w:sz w:val="24"/>
        </w:rPr>
      </w:pPr>
      <w:r>
        <w:rPr>
          <w:rFonts w:ascii="Times New Roman Regular" w:hAnsi="Times New Roman Regular" w:cs="Times New Roman Regular"/>
          <w:sz w:val="24"/>
        </w:rPr>
        <w:t>2.3.1 Implicit Association Test (IAT)</w:t>
      </w:r>
    </w:p>
    <w:p w14:paraId="66E2B6F0">
      <w:pPr>
        <w:spacing w:line="480" w:lineRule="auto"/>
        <w:jc w:val="left"/>
        <w:rPr>
          <w:ins w:id="90" w:author="孙心茹" w:date="2026-01-03T18:53:31Z"/>
          <w:rFonts w:hint="eastAsia" w:ascii="Times New Roman Regular" w:hAnsi="Times New Roman Regular" w:cs="Times New Roman Regular"/>
          <w:sz w:val="24"/>
        </w:rPr>
      </w:pPr>
      <w:ins w:id="91" w:author="孙心茹" w:date="2026-01-03T18:53:31Z">
        <w:r>
          <w:rPr>
            <w:rFonts w:hint="eastAsia" w:ascii="Times New Roman Regular" w:hAnsi="Times New Roman Regular" w:cs="Times New Roman Regular"/>
            <w:sz w:val="24"/>
          </w:rPr>
          <w:t>The Implicit Association Test (IAT) was used to generate behavioral data indexing the strength of automatic associations between self-related concepts and positive attributes. The task structure and stimulus selection followed established Chinese IAT paradigms.</w:t>
        </w:r>
      </w:ins>
    </w:p>
    <w:p w14:paraId="4B04254A">
      <w:pPr>
        <w:spacing w:line="480" w:lineRule="auto"/>
        <w:jc w:val="left"/>
        <w:rPr>
          <w:ins w:id="92" w:author="孙心茹" w:date="2026-01-03T18:53:31Z"/>
          <w:rFonts w:hint="eastAsia" w:ascii="Times New Roman Regular" w:hAnsi="Times New Roman Regular" w:cs="Times New Roman Regular"/>
          <w:sz w:val="24"/>
        </w:rPr>
      </w:pPr>
    </w:p>
    <w:p w14:paraId="7E53B51A">
      <w:pPr>
        <w:spacing w:line="480" w:lineRule="auto"/>
        <w:jc w:val="left"/>
        <w:rPr>
          <w:ins w:id="93" w:author="孙心茹" w:date="2026-01-03T18:53:31Z"/>
          <w:rFonts w:hint="eastAsia" w:ascii="Times New Roman Regular" w:hAnsi="Times New Roman Regular" w:cs="Times New Roman Regular"/>
          <w:sz w:val="24"/>
        </w:rPr>
      </w:pPr>
      <w:ins w:id="94" w:author="孙心茹" w:date="2026-01-03T18:53:31Z">
        <w:r>
          <w:rPr>
            <w:rFonts w:hint="eastAsia" w:ascii="Times New Roman Regular" w:hAnsi="Times New Roman Regular" w:cs="Times New Roman Regular"/>
            <w:sz w:val="24"/>
          </w:rPr>
          <w:t>Target concepts consisted of two categories: self and other. The self category included six commonly used Chinese self-referential words (e.g., “I,” “self”), whereas the other category included six words referring to others (e.g., “others”). Attribute concepts comprised 24 Chinese trait adjectives representing emotional valence and domain information. These adjectives were categorized into four groups based on valence (positive vs. negative) and domain (moral vs. ability), with six words in each category.</w:t>
        </w:r>
      </w:ins>
    </w:p>
    <w:p w14:paraId="6B035211">
      <w:pPr>
        <w:spacing w:line="480" w:lineRule="auto"/>
        <w:jc w:val="left"/>
        <w:rPr>
          <w:ins w:id="95" w:author="孙心茹" w:date="2026-01-03T18:53:31Z"/>
          <w:rFonts w:hint="eastAsia" w:ascii="Times New Roman Regular" w:hAnsi="Times New Roman Regular" w:cs="Times New Roman Regular"/>
          <w:sz w:val="24"/>
        </w:rPr>
      </w:pPr>
    </w:p>
    <w:p w14:paraId="58249065">
      <w:pPr>
        <w:spacing w:line="480" w:lineRule="auto"/>
        <w:jc w:val="left"/>
        <w:rPr>
          <w:ins w:id="96" w:author="孙心茹" w:date="2025-12-31T15:27:21Z"/>
          <w:rFonts w:ascii="Times New Roman Regular" w:hAnsi="Times New Roman Regular" w:cs="Times New Roman Regular"/>
          <w:sz w:val="24"/>
        </w:rPr>
      </w:pPr>
      <w:ins w:id="97" w:author="孙心茹" w:date="2026-01-03T18:53:31Z">
        <w:r>
          <w:rPr>
            <w:rFonts w:hint="eastAsia" w:ascii="Times New Roman Regular" w:hAnsi="Times New Roman Regular" w:cs="Times New Roman Regular"/>
            <w:sz w:val="24"/>
          </w:rPr>
          <w:t>The task consisted of a series of combined categorization blocks in which self/other target words and positive/negative attribute words were jointly classified. Compatible (e.g., self + positive) and incompatible (e.g., self + negative) conditions were constructed across blocks. Participants were instructed to categorize stimuli as quickly and accurately as possible. Reaction times were recorded at the trial level, and standardized D scores were computed based on reaction time differences between compatible and incompatible conditions. Reaction times and D scores constitute the primary data outputs of the IAT.</w:t>
        </w:r>
      </w:ins>
    </w:p>
    <w:p w14:paraId="3B06C1F1">
      <w:pPr>
        <w:spacing w:line="480" w:lineRule="auto"/>
        <w:jc w:val="left"/>
        <w:rPr>
          <w:ins w:id="98" w:author="孙心茹" w:date="2026-01-03T18:53:50Z"/>
          <w:rFonts w:ascii="Times New Roman Regular" w:hAnsi="Times New Roman Regular" w:cs="Times New Roman Regular"/>
          <w:sz w:val="24"/>
        </w:rPr>
      </w:pPr>
      <w:r>
        <w:rPr>
          <w:rFonts w:ascii="Times New Roman Regular" w:hAnsi="Times New Roman Regular" w:cs="Times New Roman Regular"/>
          <w:sz w:val="24"/>
        </w:rPr>
        <w:t>2.3.2 Self-Matching Task (SMT)</w:t>
      </w:r>
    </w:p>
    <w:p w14:paraId="07959E47">
      <w:pPr>
        <w:spacing w:line="480" w:lineRule="auto"/>
        <w:jc w:val="left"/>
        <w:rPr>
          <w:ins w:id="99" w:author="孙心茹" w:date="2026-01-03T18:53:57Z"/>
          <w:rFonts w:hint="eastAsia" w:ascii="Times New Roman Regular" w:hAnsi="Times New Roman Regular" w:cs="Times New Roman Regular"/>
          <w:sz w:val="24"/>
        </w:rPr>
      </w:pPr>
      <w:ins w:id="100" w:author="孙心茹" w:date="2026-01-03T18:53:57Z">
        <w:r>
          <w:rPr>
            <w:rFonts w:hint="eastAsia" w:ascii="Times New Roman Regular" w:hAnsi="Times New Roman Regular" w:cs="Times New Roman Regular"/>
            <w:sz w:val="24"/>
          </w:rPr>
          <w:t>The Self-Matching Task (SMT) was adapted from the self-prioritization paradigm to generate behavioral indices of self-related perceptual matching. Simple geometric shapes were used as visual stimuli to minimize semantic processing demands.</w:t>
        </w:r>
      </w:ins>
    </w:p>
    <w:p w14:paraId="278D8E85">
      <w:pPr>
        <w:spacing w:line="480" w:lineRule="auto"/>
        <w:jc w:val="left"/>
        <w:rPr>
          <w:ins w:id="101" w:author="孙心茹" w:date="2026-01-03T18:53:57Z"/>
          <w:rFonts w:hint="eastAsia" w:ascii="Times New Roman Regular" w:hAnsi="Times New Roman Regular" w:cs="Times New Roman Regular"/>
          <w:sz w:val="24"/>
        </w:rPr>
      </w:pPr>
    </w:p>
    <w:p w14:paraId="55CA8CFB">
      <w:pPr>
        <w:spacing w:line="480" w:lineRule="auto"/>
        <w:jc w:val="left"/>
        <w:rPr>
          <w:ins w:id="102" w:author="孙心茹" w:date="2026-01-03T18:53:57Z"/>
          <w:rFonts w:hint="eastAsia" w:ascii="Times New Roman Regular" w:hAnsi="Times New Roman Regular" w:cs="Times New Roman Regular"/>
          <w:sz w:val="24"/>
        </w:rPr>
      </w:pPr>
      <w:ins w:id="103" w:author="孙心茹" w:date="2026-01-03T18:53:57Z">
        <w:r>
          <w:rPr>
            <w:rFonts w:hint="eastAsia" w:ascii="Times New Roman Regular" w:hAnsi="Times New Roman Regular" w:cs="Times New Roman Regular"/>
            <w:sz w:val="24"/>
          </w:rPr>
          <w:t>The stimulus set included eight geometric shapes (equilateral triangle, square, diamond, trapezoid, circle, pentagon, ellipse, and hexagon) and four label categories: positive self, negative self, positive other, and negative other. During the learning phase, each shape was consistently paired with a specific label. In the subsequent test phase, participants were presented with shape–label pairs on each trial and were required to judge whether the pairing matched the learned association.</w:t>
        </w:r>
      </w:ins>
    </w:p>
    <w:p w14:paraId="2F02E359">
      <w:pPr>
        <w:spacing w:line="480" w:lineRule="auto"/>
        <w:jc w:val="left"/>
        <w:rPr>
          <w:ins w:id="104" w:author="孙心茹" w:date="2026-01-03T18:53:57Z"/>
          <w:rFonts w:hint="eastAsia" w:ascii="Times New Roman Regular" w:hAnsi="Times New Roman Regular" w:cs="Times New Roman Regular"/>
          <w:sz w:val="24"/>
        </w:rPr>
      </w:pPr>
    </w:p>
    <w:p w14:paraId="555BCDEA">
      <w:pPr>
        <w:spacing w:line="480" w:lineRule="auto"/>
        <w:jc w:val="left"/>
        <w:rPr>
          <w:ins w:id="105" w:author="孙心茹" w:date="2025-12-31T15:27:42Z"/>
          <w:rFonts w:ascii="Times New Roman Regular" w:hAnsi="Times New Roman Regular" w:cs="Times New Roman Regular"/>
          <w:sz w:val="24"/>
        </w:rPr>
      </w:pPr>
      <w:ins w:id="106" w:author="孙心茹" w:date="2026-01-03T18:53:57Z">
        <w:r>
          <w:rPr>
            <w:rFonts w:hint="eastAsia" w:ascii="Times New Roman Regular" w:hAnsi="Times New Roman Regular" w:cs="Times New Roman Regular"/>
            <w:sz w:val="24"/>
          </w:rPr>
          <w:t>The task employed a fully within-subject design manipulating reference type (self vs. other) and emotional valence (positive vs. negative). Trial-level reaction times and accuracy were recorded. Based on these data, reaction time differences and signal detection sensitivity indices (e.g., d′) were computed to characterize perceptual matching performance across conditions.</w:t>
        </w:r>
      </w:ins>
    </w:p>
    <w:p w14:paraId="4F7C7F31">
      <w:pPr>
        <w:spacing w:line="480" w:lineRule="auto"/>
        <w:jc w:val="left"/>
        <w:rPr>
          <w:ins w:id="107" w:author="孙心茹" w:date="2026-01-03T18:56:32Z"/>
          <w:rFonts w:ascii="Times New Roman Regular" w:hAnsi="Times New Roman Regular" w:cs="Times New Roman Regular"/>
          <w:sz w:val="24"/>
        </w:rPr>
      </w:pPr>
      <w:r>
        <w:rPr>
          <w:rFonts w:ascii="Times New Roman Regular" w:hAnsi="Times New Roman Regular" w:cs="Times New Roman Regular"/>
          <w:sz w:val="24"/>
        </w:rPr>
        <w:t>2.3.3 Self-Referent Encoding Task (SRET)</w:t>
      </w:r>
    </w:p>
    <w:p w14:paraId="25972F3F">
      <w:pPr>
        <w:spacing w:line="480" w:lineRule="auto"/>
        <w:jc w:val="left"/>
        <w:rPr>
          <w:ins w:id="108" w:author="孙心茹" w:date="2026-01-03T18:56:37Z"/>
          <w:rFonts w:hint="eastAsia" w:ascii="Times New Roman Regular" w:hAnsi="Times New Roman Regular" w:cs="Times New Roman Regular"/>
          <w:sz w:val="24"/>
        </w:rPr>
      </w:pPr>
      <w:ins w:id="109" w:author="孙心茹" w:date="2026-01-03T18:56:37Z">
        <w:r>
          <w:rPr>
            <w:rFonts w:hint="eastAsia" w:ascii="Times New Roman Regular" w:hAnsi="Times New Roman Regular" w:cs="Times New Roman Regular"/>
            <w:sz w:val="24"/>
          </w:rPr>
          <w:t>The Self-Referent Encoding Task (SRET) was used to generate behavioral and memory-related data associated with self-referential word processing. The stimulus materials consisted of 160 Chinese trait adjectives used for formal analyses, along with eight practice words and eight filler words.</w:t>
        </w:r>
      </w:ins>
    </w:p>
    <w:p w14:paraId="03E877AD">
      <w:pPr>
        <w:spacing w:line="480" w:lineRule="auto"/>
        <w:jc w:val="left"/>
        <w:rPr>
          <w:ins w:id="110" w:author="孙心茹" w:date="2026-01-03T18:56:37Z"/>
          <w:rFonts w:hint="eastAsia" w:ascii="Times New Roman Regular" w:hAnsi="Times New Roman Regular" w:cs="Times New Roman Regular"/>
          <w:sz w:val="24"/>
        </w:rPr>
      </w:pPr>
    </w:p>
    <w:p w14:paraId="1E2E8F46">
      <w:pPr>
        <w:spacing w:line="480" w:lineRule="auto"/>
        <w:jc w:val="left"/>
        <w:rPr>
          <w:ins w:id="111" w:author="孙心茹" w:date="2026-01-03T18:56:37Z"/>
          <w:rFonts w:hint="eastAsia" w:ascii="Times New Roman Regular" w:hAnsi="Times New Roman Regular" w:cs="Times New Roman Regular"/>
          <w:sz w:val="24"/>
        </w:rPr>
      </w:pPr>
      <w:ins w:id="112" w:author="孙心茹" w:date="2026-01-03T18:56:37Z">
        <w:r>
          <w:rPr>
            <w:rFonts w:hint="eastAsia" w:ascii="Times New Roman Regular" w:hAnsi="Times New Roman Regular" w:cs="Times New Roman Regular"/>
            <w:sz w:val="24"/>
          </w:rPr>
          <w:t>All formal stimuli were balanced across domain and emotional valence. Specifically, moral and ability domains each included 88 adjectives, with an equal number of positive and negative words (44 each) within each domain. All words were commonly used Chinese trait descriptors to ensure rapid and accurate judgments.</w:t>
        </w:r>
      </w:ins>
    </w:p>
    <w:p w14:paraId="6EFE74AF">
      <w:pPr>
        <w:spacing w:line="480" w:lineRule="auto"/>
        <w:jc w:val="left"/>
        <w:rPr>
          <w:ins w:id="113" w:author="孙心茹" w:date="2026-01-03T18:56:37Z"/>
          <w:rFonts w:hint="eastAsia" w:ascii="Times New Roman Regular" w:hAnsi="Times New Roman Regular" w:cs="Times New Roman Regular"/>
          <w:sz w:val="24"/>
        </w:rPr>
      </w:pPr>
    </w:p>
    <w:p w14:paraId="045F6AC4">
      <w:pPr>
        <w:spacing w:line="480" w:lineRule="auto"/>
        <w:jc w:val="left"/>
        <w:rPr>
          <w:ins w:id="114" w:author="孙心茹" w:date="2026-01-03T18:56:37Z"/>
          <w:rFonts w:hint="eastAsia" w:ascii="Times New Roman Regular" w:hAnsi="Times New Roman Regular" w:cs="Times New Roman Regular"/>
          <w:sz w:val="24"/>
        </w:rPr>
      </w:pPr>
      <w:ins w:id="115" w:author="孙心茹" w:date="2026-01-03T18:56:37Z">
        <w:r>
          <w:rPr>
            <w:rFonts w:hint="eastAsia" w:ascii="Times New Roman Regular" w:hAnsi="Times New Roman Regular" w:cs="Times New Roman Regular"/>
            <w:sz w:val="24"/>
          </w:rPr>
          <w:t>The task comprised three sequential phases. During the encoding phase, participants made speeded judgments about each presented word, such as whether it described themselves or a friend, or whether the word was positive or negative. In the subsequent recognition phase, participants judged whether each word had appeared previously. In the final source memory phase, participants identified the referential context (self or friend) associated with words judged as previously seen.</w:t>
        </w:r>
      </w:ins>
    </w:p>
    <w:p w14:paraId="178481B1">
      <w:pPr>
        <w:spacing w:line="480" w:lineRule="auto"/>
        <w:jc w:val="left"/>
        <w:rPr>
          <w:ins w:id="116" w:author="孙心茹" w:date="2026-01-03T18:56:37Z"/>
          <w:rFonts w:hint="eastAsia" w:ascii="Times New Roman Regular" w:hAnsi="Times New Roman Regular" w:cs="Times New Roman Regular"/>
          <w:sz w:val="24"/>
        </w:rPr>
      </w:pPr>
    </w:p>
    <w:p w14:paraId="601EDF57">
      <w:pPr>
        <w:spacing w:line="480" w:lineRule="auto"/>
        <w:jc w:val="left"/>
        <w:rPr>
          <w:ins w:id="117" w:author="孙心茹" w:date="2025-12-31T15:28:03Z"/>
          <w:rFonts w:ascii="Times New Roman Regular" w:hAnsi="Times New Roman Regular" w:cs="Times New Roman Regular"/>
          <w:sz w:val="24"/>
        </w:rPr>
      </w:pPr>
      <w:ins w:id="118" w:author="孙心茹" w:date="2026-01-03T18:56:37Z">
        <w:r>
          <w:rPr>
            <w:rFonts w:hint="eastAsia" w:ascii="Times New Roman Regular" w:hAnsi="Times New Roman Regular" w:cs="Times New Roman Regular"/>
            <w:sz w:val="24"/>
          </w:rPr>
          <w:t>Data generated from the SRET include reaction times and response choices during encoding, as well as accuracy measures from the recognition and source memory phases. These trial- and phase-level data provide a detailed record of self-referential processing and memory performance.</w:t>
        </w:r>
      </w:ins>
    </w:p>
    <w:p w14:paraId="467F6F57">
      <w:pPr>
        <w:spacing w:line="480" w:lineRule="auto"/>
        <w:jc w:val="left"/>
        <w:rPr>
          <w:ins w:id="119" w:author="孙心茹" w:date="2026-01-03T19:08:53Z"/>
          <w:rFonts w:ascii="Times New Roman Bold" w:hAnsi="Times New Roman Bold" w:cs="Times New Roman Bold"/>
          <w:b/>
          <w:bCs/>
          <w:sz w:val="24"/>
        </w:rPr>
      </w:pPr>
      <w:r>
        <w:rPr>
          <w:rFonts w:ascii="Times New Roman Bold" w:hAnsi="Times New Roman Bold" w:cs="Times New Roman Bold"/>
          <w:b/>
          <w:bCs/>
          <w:sz w:val="24"/>
        </w:rPr>
        <w:t>2.4 Self-Report Measures</w:t>
      </w:r>
    </w:p>
    <w:p w14:paraId="53506A04">
      <w:pPr>
        <w:spacing w:line="480" w:lineRule="auto"/>
        <w:jc w:val="left"/>
        <w:rPr>
          <w:ins w:id="120" w:author="孙心茹" w:date="2026-01-03T19:09:00Z"/>
          <w:rFonts w:hint="eastAsia" w:ascii="Times New Roman Regular" w:hAnsi="Times New Roman Regular" w:cs="Times New Roman Regular"/>
          <w:sz w:val="24"/>
        </w:rPr>
      </w:pPr>
      <w:ins w:id="121" w:author="孙心茹" w:date="2026-01-03T19:09:00Z">
        <w:r>
          <w:rPr>
            <w:rFonts w:hint="eastAsia" w:ascii="Times New Roman Regular" w:hAnsi="Times New Roman Regular" w:cs="Times New Roman Regular"/>
            <w:sz w:val="24"/>
          </w:rPr>
          <w:t>A set of self-report questionnaires was administered to generate data related to self-evaluation, self-concept structure, personality traits, and associated psychological variables. All measures were administered using validated Chinese versions and scored according to their original guidelines. Internal consistency indices observed in the current sample are reported below.</w:t>
        </w:r>
      </w:ins>
    </w:p>
    <w:p w14:paraId="667E09A0">
      <w:pPr>
        <w:spacing w:line="480" w:lineRule="auto"/>
        <w:jc w:val="left"/>
        <w:rPr>
          <w:ins w:id="122" w:author="孙心茹" w:date="2026-01-03T19:09:00Z"/>
          <w:rFonts w:hint="eastAsia" w:ascii="Times New Roman Regular" w:hAnsi="Times New Roman Regular" w:cs="Times New Roman Regular"/>
          <w:sz w:val="24"/>
        </w:rPr>
      </w:pPr>
    </w:p>
    <w:p w14:paraId="5B73A262">
      <w:pPr>
        <w:spacing w:line="480" w:lineRule="auto"/>
        <w:jc w:val="left"/>
        <w:rPr>
          <w:ins w:id="123" w:author="孙心茹" w:date="2026-01-03T19:09:00Z"/>
          <w:rFonts w:hint="eastAsia" w:ascii="Times New Roman Regular" w:hAnsi="Times New Roman Regular" w:cs="Times New Roman Regular"/>
          <w:sz w:val="24"/>
        </w:rPr>
      </w:pPr>
      <w:ins w:id="124" w:author="孙心茹" w:date="2026-01-03T19:09:00Z">
        <w:r>
          <w:rPr>
            <w:rFonts w:hint="eastAsia" w:ascii="Times New Roman Regular" w:hAnsi="Times New Roman Regular" w:cs="Times New Roman Regular"/>
            <w:sz w:val="24"/>
          </w:rPr>
          <w:t>The Rosenberg Self-Esteem Scale (RSES; Rosenberg, 1965) consists of 10 items rated on a 4-point scale, including five reverse-scored items. Item-level responses and total scores were recorded. In the present sample, internal consistency was Cronbach’s α = 0.924 and McDonald’s ω = 0.930.</w:t>
        </w:r>
      </w:ins>
    </w:p>
    <w:p w14:paraId="5C3C0826">
      <w:pPr>
        <w:spacing w:line="480" w:lineRule="auto"/>
        <w:jc w:val="left"/>
        <w:rPr>
          <w:ins w:id="125" w:author="孙心茹" w:date="2026-01-03T19:09:00Z"/>
          <w:rFonts w:hint="eastAsia" w:ascii="Times New Roman Regular" w:hAnsi="Times New Roman Regular" w:cs="Times New Roman Regular"/>
          <w:sz w:val="24"/>
        </w:rPr>
      </w:pPr>
    </w:p>
    <w:p w14:paraId="33B138FA">
      <w:pPr>
        <w:spacing w:line="480" w:lineRule="auto"/>
        <w:jc w:val="left"/>
        <w:rPr>
          <w:ins w:id="126" w:author="孙心茹" w:date="2026-01-03T19:09:00Z"/>
          <w:rFonts w:hint="eastAsia" w:ascii="Times New Roman Regular" w:hAnsi="Times New Roman Regular" w:cs="Times New Roman Regular"/>
          <w:sz w:val="24"/>
        </w:rPr>
      </w:pPr>
      <w:ins w:id="127" w:author="孙心茹" w:date="2026-01-03T19:09:00Z">
        <w:r>
          <w:rPr>
            <w:rFonts w:hint="eastAsia" w:ascii="Times New Roman Regular" w:hAnsi="Times New Roman Regular" w:cs="Times New Roman Regular"/>
            <w:sz w:val="24"/>
          </w:rPr>
          <w:t>The Domain-Specific Self-Esteem Scale (DSSE; MacDonald et al., 2003) includes five items assessing self-evaluations across ability, physical attractiveness, wealth, social competence, and morality. Each item is rated on a 1–12 scale. Internal consistency in the present study was Cronbach’s α = 0.885 and ω = 0.889.</w:t>
        </w:r>
      </w:ins>
    </w:p>
    <w:p w14:paraId="21F55CD1">
      <w:pPr>
        <w:spacing w:line="480" w:lineRule="auto"/>
        <w:jc w:val="left"/>
        <w:rPr>
          <w:ins w:id="128" w:author="孙心茹" w:date="2026-01-03T19:09:00Z"/>
          <w:rFonts w:hint="eastAsia" w:ascii="Times New Roman Regular" w:hAnsi="Times New Roman Regular" w:cs="Times New Roman Regular"/>
          <w:sz w:val="24"/>
        </w:rPr>
      </w:pPr>
    </w:p>
    <w:p w14:paraId="24310A6A">
      <w:pPr>
        <w:spacing w:line="480" w:lineRule="auto"/>
        <w:jc w:val="left"/>
        <w:rPr>
          <w:ins w:id="129" w:author="孙心茹" w:date="2026-01-03T19:09:00Z"/>
          <w:rFonts w:hint="eastAsia" w:ascii="Times New Roman Regular" w:hAnsi="Times New Roman Regular" w:cs="Times New Roman Regular"/>
          <w:sz w:val="24"/>
        </w:rPr>
      </w:pPr>
      <w:ins w:id="130" w:author="孙心茹" w:date="2026-01-03T19:09:00Z">
        <w:r>
          <w:rPr>
            <w:rFonts w:hint="eastAsia" w:ascii="Times New Roman Regular" w:hAnsi="Times New Roman Regular" w:cs="Times New Roman Regular"/>
            <w:sz w:val="24"/>
          </w:rPr>
          <w:t>The Moral Identity Scale (Aquino et al., 2002) comprises 10 items rated on a 5-point scale and distinguishes implicit and explicit dimensions. The Chinese version demonstrated internal consistency of Cronbach’s α = 0.820 and ω = 0.824 in the current sample.</w:t>
        </w:r>
      </w:ins>
    </w:p>
    <w:p w14:paraId="48113FE4">
      <w:pPr>
        <w:spacing w:line="480" w:lineRule="auto"/>
        <w:jc w:val="left"/>
        <w:rPr>
          <w:ins w:id="131" w:author="孙心茹" w:date="2026-01-03T19:09:00Z"/>
          <w:rFonts w:hint="eastAsia" w:ascii="Times New Roman Regular" w:hAnsi="Times New Roman Regular" w:cs="Times New Roman Regular"/>
          <w:sz w:val="24"/>
        </w:rPr>
      </w:pPr>
    </w:p>
    <w:p w14:paraId="43125F21">
      <w:pPr>
        <w:spacing w:line="480" w:lineRule="auto"/>
        <w:jc w:val="left"/>
        <w:rPr>
          <w:ins w:id="132" w:author="孙心茹" w:date="2026-01-03T19:09:00Z"/>
          <w:rFonts w:hint="eastAsia" w:ascii="Times New Roman Regular" w:hAnsi="Times New Roman Regular" w:cs="Times New Roman Regular"/>
          <w:sz w:val="24"/>
        </w:rPr>
      </w:pPr>
      <w:ins w:id="133" w:author="孙心茹" w:date="2026-01-03T19:09:00Z">
        <w:r>
          <w:rPr>
            <w:rFonts w:hint="eastAsia" w:ascii="Times New Roman Regular" w:hAnsi="Times New Roman Regular" w:cs="Times New Roman Regular"/>
            <w:sz w:val="24"/>
          </w:rPr>
          <w:t>The Moral Self-Image Scale (Jordan et al., 2015) contains nine items rated on a 9-point scale (1 = far below expectations, 9 = far above expectations), with total scores ranging from 9 to 81. Internal consistency was Cronbach’s α = 0.948 and ω = 0.949.</w:t>
        </w:r>
      </w:ins>
    </w:p>
    <w:p w14:paraId="2D59A6DD">
      <w:pPr>
        <w:spacing w:line="480" w:lineRule="auto"/>
        <w:jc w:val="left"/>
        <w:rPr>
          <w:ins w:id="134" w:author="孙心茹" w:date="2026-01-03T19:09:00Z"/>
          <w:rFonts w:hint="eastAsia" w:ascii="Times New Roman Regular" w:hAnsi="Times New Roman Regular" w:cs="Times New Roman Regular"/>
          <w:sz w:val="24"/>
        </w:rPr>
      </w:pPr>
    </w:p>
    <w:p w14:paraId="25A087DB">
      <w:pPr>
        <w:spacing w:line="480" w:lineRule="auto"/>
        <w:jc w:val="left"/>
        <w:rPr>
          <w:ins w:id="135" w:author="孙心茹" w:date="2026-01-03T19:09:00Z"/>
          <w:rFonts w:hint="eastAsia" w:ascii="Times New Roman Regular" w:hAnsi="Times New Roman Regular" w:cs="Times New Roman Regular"/>
          <w:sz w:val="24"/>
        </w:rPr>
      </w:pPr>
      <w:ins w:id="136" w:author="孙心茹" w:date="2026-01-03T19:09:00Z">
        <w:r>
          <w:rPr>
            <w:rFonts w:hint="eastAsia" w:ascii="Times New Roman Regular" w:hAnsi="Times New Roman Regular" w:cs="Times New Roman Regular"/>
            <w:sz w:val="24"/>
          </w:rPr>
          <w:t>The Core Self-Evaluations Scale (CSES; Judge et al., 2003) includes 10 items rated on a 5-point scale, with four positively worded and six reverse-scored items. Internal consistency in the present sample was Cronbach’s α = 0.938 and ω = 0.941.</w:t>
        </w:r>
      </w:ins>
    </w:p>
    <w:p w14:paraId="78B68B64">
      <w:pPr>
        <w:spacing w:line="480" w:lineRule="auto"/>
        <w:jc w:val="left"/>
        <w:rPr>
          <w:ins w:id="137" w:author="孙心茹" w:date="2026-01-03T19:09:00Z"/>
          <w:rFonts w:hint="eastAsia" w:ascii="Times New Roman Regular" w:hAnsi="Times New Roman Regular" w:cs="Times New Roman Regular"/>
          <w:sz w:val="24"/>
        </w:rPr>
      </w:pPr>
    </w:p>
    <w:p w14:paraId="0E0F96D2">
      <w:pPr>
        <w:spacing w:line="480" w:lineRule="auto"/>
        <w:jc w:val="left"/>
        <w:rPr>
          <w:ins w:id="138" w:author="孙心茹" w:date="2026-01-03T19:09:00Z"/>
          <w:rFonts w:hint="eastAsia" w:ascii="Times New Roman Regular" w:hAnsi="Times New Roman Regular" w:cs="Times New Roman Regular"/>
          <w:sz w:val="24"/>
        </w:rPr>
      </w:pPr>
      <w:ins w:id="139" w:author="孙心茹" w:date="2026-01-03T19:09:00Z">
        <w:r>
          <w:rPr>
            <w:rFonts w:hint="eastAsia" w:ascii="Times New Roman Regular" w:hAnsi="Times New Roman Regular" w:cs="Times New Roman Regular"/>
            <w:sz w:val="24"/>
          </w:rPr>
          <w:t>The Self-Concept Clarity Scale (SCC; Campbell et al., 1996) consists of 12 items rated on a 5-point scale, with two positively keyed items and the remaining items reverse-scored. Internal consistency was Cronbach’s α = 0.933 and ω = 0.935.</w:t>
        </w:r>
      </w:ins>
    </w:p>
    <w:p w14:paraId="7A50090A">
      <w:pPr>
        <w:spacing w:line="480" w:lineRule="auto"/>
        <w:jc w:val="left"/>
        <w:rPr>
          <w:ins w:id="140" w:author="孙心茹" w:date="2026-01-03T19:09:00Z"/>
          <w:rFonts w:hint="eastAsia" w:ascii="Times New Roman Regular" w:hAnsi="Times New Roman Regular" w:cs="Times New Roman Regular"/>
          <w:sz w:val="24"/>
        </w:rPr>
      </w:pPr>
    </w:p>
    <w:p w14:paraId="0803ED10">
      <w:pPr>
        <w:spacing w:line="480" w:lineRule="auto"/>
        <w:jc w:val="left"/>
        <w:rPr>
          <w:ins w:id="141" w:author="孙心茹" w:date="2026-01-03T19:09:00Z"/>
          <w:rFonts w:hint="eastAsia" w:ascii="Times New Roman Regular" w:hAnsi="Times New Roman Regular" w:cs="Times New Roman Regular"/>
          <w:sz w:val="24"/>
        </w:rPr>
      </w:pPr>
      <w:ins w:id="142" w:author="孙心茹" w:date="2026-01-03T19:09:00Z">
        <w:r>
          <w:rPr>
            <w:rFonts w:hint="eastAsia" w:ascii="Times New Roman Regular" w:hAnsi="Times New Roman Regular" w:cs="Times New Roman Regular"/>
            <w:sz w:val="24"/>
          </w:rPr>
          <w:t>The Life Orientation Test–Revised (LOT-R; Scheier &amp; Carver, 1985) includes six items rated on a 5-point scale. Pessimism items were reverse-scored and combined with optimism items to compute a total score. Internal consistency was Cronbach’s α = 0.782 and ω = 0.794.</w:t>
        </w:r>
      </w:ins>
    </w:p>
    <w:p w14:paraId="3B544281">
      <w:pPr>
        <w:spacing w:line="480" w:lineRule="auto"/>
        <w:jc w:val="left"/>
        <w:rPr>
          <w:ins w:id="143" w:author="孙心茹" w:date="2026-01-03T19:09:00Z"/>
          <w:rFonts w:hint="eastAsia" w:ascii="Times New Roman Regular" w:hAnsi="Times New Roman Regular" w:cs="Times New Roman Regular"/>
          <w:sz w:val="24"/>
        </w:rPr>
      </w:pPr>
    </w:p>
    <w:p w14:paraId="6F31B395">
      <w:pPr>
        <w:spacing w:line="480" w:lineRule="auto"/>
        <w:jc w:val="left"/>
        <w:rPr>
          <w:ins w:id="144" w:author="孙心茹" w:date="2026-01-03T19:09:00Z"/>
          <w:rFonts w:hint="eastAsia" w:ascii="Times New Roman Regular" w:hAnsi="Times New Roman Regular" w:cs="Times New Roman Regular"/>
          <w:sz w:val="24"/>
        </w:rPr>
      </w:pPr>
      <w:ins w:id="145" w:author="孙心茹" w:date="2026-01-03T19:09:00Z">
        <w:r>
          <w:rPr>
            <w:rFonts w:hint="eastAsia" w:ascii="Times New Roman Regular" w:hAnsi="Times New Roman Regular" w:cs="Times New Roman Regular"/>
            <w:sz w:val="24"/>
          </w:rPr>
          <w:t>The Balanced Inventory of Desirable Responding (BIDR; Paulhus, 1988) includes two subscales: Self-Deceptive Enhancement (SDE) and Impression Management (IM). In the present study, internal consistency was Cronbach’s α = 0.918 and ω = 0.924 for SDE, and Cronbach’s α = 0.932 and ω = 0.932 for IM.</w:t>
        </w:r>
      </w:ins>
    </w:p>
    <w:p w14:paraId="599611B6">
      <w:pPr>
        <w:spacing w:line="480" w:lineRule="auto"/>
        <w:jc w:val="left"/>
        <w:rPr>
          <w:ins w:id="146" w:author="孙心茹" w:date="2026-01-03T19:09:00Z"/>
          <w:rFonts w:hint="eastAsia" w:ascii="Times New Roman Regular" w:hAnsi="Times New Roman Regular" w:cs="Times New Roman Regular"/>
          <w:sz w:val="24"/>
        </w:rPr>
      </w:pPr>
    </w:p>
    <w:p w14:paraId="2B95750F">
      <w:pPr>
        <w:spacing w:line="480" w:lineRule="auto"/>
        <w:jc w:val="left"/>
        <w:rPr>
          <w:ins w:id="147" w:author="孙心茹" w:date="2026-01-03T19:09:00Z"/>
          <w:rFonts w:hint="eastAsia" w:ascii="Times New Roman Regular" w:hAnsi="Times New Roman Regular" w:cs="Times New Roman Regular"/>
          <w:sz w:val="24"/>
        </w:rPr>
      </w:pPr>
      <w:ins w:id="148" w:author="孙心茹" w:date="2026-01-03T19:09:00Z">
        <w:r>
          <w:rPr>
            <w:rFonts w:hint="eastAsia" w:ascii="Times New Roman Regular" w:hAnsi="Times New Roman Regular" w:cs="Times New Roman Regular"/>
            <w:sz w:val="24"/>
          </w:rPr>
          <w:t>The Internal Locus of Control subscale of the IPC Scale (Levenson, 1981) includes eight items rated on a 7-point scale ranging from −3 to +3, with a constant added to compute total scores ranging from 0 to 48. Internal consistency was Cronbach’s α = 0.800 and ω = 0.822.</w:t>
        </w:r>
      </w:ins>
    </w:p>
    <w:p w14:paraId="17A6D085">
      <w:pPr>
        <w:spacing w:line="480" w:lineRule="auto"/>
        <w:jc w:val="left"/>
        <w:rPr>
          <w:ins w:id="149" w:author="孙心茹" w:date="2026-01-03T19:09:00Z"/>
          <w:rFonts w:hint="eastAsia" w:ascii="Times New Roman Regular" w:hAnsi="Times New Roman Regular" w:cs="Times New Roman Regular"/>
          <w:sz w:val="24"/>
        </w:rPr>
      </w:pPr>
    </w:p>
    <w:p w14:paraId="58B909CE">
      <w:pPr>
        <w:spacing w:line="480" w:lineRule="auto"/>
        <w:jc w:val="left"/>
        <w:rPr>
          <w:ins w:id="150" w:author="孙心茹" w:date="2026-01-03T19:09:00Z"/>
          <w:rFonts w:hint="eastAsia" w:ascii="Times New Roman Regular" w:hAnsi="Times New Roman Regular" w:cs="Times New Roman Regular"/>
          <w:sz w:val="24"/>
        </w:rPr>
      </w:pPr>
      <w:ins w:id="151" w:author="孙心茹" w:date="2026-01-03T19:09:00Z">
        <w:r>
          <w:rPr>
            <w:rFonts w:hint="eastAsia" w:ascii="Times New Roman Regular" w:hAnsi="Times New Roman Regular" w:cs="Times New Roman Regular"/>
            <w:sz w:val="24"/>
          </w:rPr>
          <w:t>The Narcissistic Personality Inventory–16 (NPI-16; Ames et al., 2006) consists of 16 forced-choice items, yielding total scores from 0 to 16. Internal consistency in the present sample was Cronbach’s α = 0.833 and ω = 0.845.</w:t>
        </w:r>
      </w:ins>
    </w:p>
    <w:p w14:paraId="5A9AB4F9">
      <w:pPr>
        <w:spacing w:line="480" w:lineRule="auto"/>
        <w:jc w:val="left"/>
        <w:rPr>
          <w:ins w:id="152" w:author="孙心茹" w:date="2026-01-03T19:09:00Z"/>
          <w:rFonts w:hint="eastAsia" w:ascii="Times New Roman Regular" w:hAnsi="Times New Roman Regular" w:cs="Times New Roman Regular"/>
          <w:sz w:val="24"/>
        </w:rPr>
      </w:pPr>
    </w:p>
    <w:p w14:paraId="485837AB">
      <w:pPr>
        <w:spacing w:line="480" w:lineRule="auto"/>
        <w:jc w:val="left"/>
        <w:rPr>
          <w:ins w:id="153" w:author="孙心茹" w:date="2026-01-03T19:09:00Z"/>
          <w:rFonts w:hint="eastAsia" w:ascii="Times New Roman Regular" w:hAnsi="Times New Roman Regular" w:cs="Times New Roman Regular"/>
          <w:sz w:val="24"/>
        </w:rPr>
      </w:pPr>
      <w:ins w:id="154" w:author="孙心茹" w:date="2026-01-03T19:09:00Z">
        <w:r>
          <w:rPr>
            <w:rFonts w:hint="eastAsia" w:ascii="Times New Roman Regular" w:hAnsi="Times New Roman Regular" w:cs="Times New Roman Regular"/>
            <w:sz w:val="24"/>
          </w:rPr>
          <w:t>The Hypersensitive Narcissism Scale (HNS; Hendin &amp; Cheek, 1997) includes 10 items rated on a 5-point scale, with total scores ranging from 10 to 50. Internal consistency was Cronbach’s α = 0.700 and ω = 0.718.</w:t>
        </w:r>
      </w:ins>
    </w:p>
    <w:p w14:paraId="50F50711">
      <w:pPr>
        <w:spacing w:line="480" w:lineRule="auto"/>
        <w:jc w:val="left"/>
        <w:rPr>
          <w:ins w:id="155" w:author="孙心茹" w:date="2026-01-03T19:09:00Z"/>
          <w:rFonts w:hint="eastAsia" w:ascii="Times New Roman Regular" w:hAnsi="Times New Roman Regular" w:cs="Times New Roman Regular"/>
          <w:sz w:val="24"/>
        </w:rPr>
      </w:pPr>
      <w:ins w:id="156" w:author="孙心茹" w:date="2026-01-03T19:09:00Z">
        <w:r>
          <w:rPr>
            <w:rFonts w:hint="default" w:ascii="Times New Roman Bold" w:hAnsi="Times New Roman Bold" w:cs="Times New Roman Bold"/>
            <w:b/>
            <w:bCs/>
            <w:sz w:val="24"/>
          </w:rPr>
          <w:t>2.5 Mental Health Measures</w:t>
        </w:r>
      </w:ins>
    </w:p>
    <w:p w14:paraId="7815C460">
      <w:pPr>
        <w:spacing w:line="480" w:lineRule="auto"/>
        <w:jc w:val="left"/>
        <w:rPr>
          <w:ins w:id="157" w:author="孙心茹" w:date="2026-01-03T19:09:00Z"/>
          <w:rFonts w:hint="eastAsia" w:ascii="Times New Roman Regular" w:hAnsi="Times New Roman Regular" w:cs="Times New Roman Regular"/>
          <w:sz w:val="24"/>
        </w:rPr>
      </w:pPr>
      <w:ins w:id="158" w:author="孙心茹" w:date="2026-01-03T19:09:00Z">
        <w:r>
          <w:rPr>
            <w:rFonts w:hint="eastAsia" w:ascii="Times New Roman Regular" w:hAnsi="Times New Roman Regular" w:cs="Times New Roman Regular"/>
            <w:sz w:val="24"/>
          </w:rPr>
          <w:t>Mental health–related variables were assessed using the following questionnaires.</w:t>
        </w:r>
      </w:ins>
    </w:p>
    <w:p w14:paraId="76522B7F">
      <w:pPr>
        <w:spacing w:line="480" w:lineRule="auto"/>
        <w:jc w:val="left"/>
        <w:rPr>
          <w:ins w:id="159" w:author="孙心茹" w:date="2026-01-03T19:09:00Z"/>
          <w:rFonts w:hint="eastAsia" w:ascii="Times New Roman Regular" w:hAnsi="Times New Roman Regular" w:cs="Times New Roman Regular"/>
          <w:sz w:val="24"/>
        </w:rPr>
      </w:pPr>
    </w:p>
    <w:p w14:paraId="3ADF0027">
      <w:pPr>
        <w:spacing w:line="480" w:lineRule="auto"/>
        <w:jc w:val="left"/>
        <w:rPr>
          <w:ins w:id="160" w:author="孙心茹" w:date="2026-01-03T19:09:27Z"/>
          <w:rFonts w:hint="eastAsia" w:ascii="Times New Roman Regular" w:hAnsi="Times New Roman Regular" w:cs="Times New Roman Regular"/>
          <w:sz w:val="24"/>
        </w:rPr>
      </w:pPr>
      <w:ins w:id="161" w:author="孙心茹" w:date="2026-01-03T19:09:00Z">
        <w:r>
          <w:rPr>
            <w:rFonts w:hint="eastAsia" w:ascii="Times New Roman Regular" w:hAnsi="Times New Roman Regular" w:cs="Times New Roman Regular"/>
            <w:sz w:val="24"/>
          </w:rPr>
          <w:t>The Patient Health Questionnaire–9 (PHQ-9) includes nine items rated on a 4-point scale (0–3), with total scores ranging from 0 to 27. Internal consistency in the present sample was Cronbach’s α = 0.860 and ω = 0.864.</w:t>
        </w:r>
      </w:ins>
    </w:p>
    <w:p w14:paraId="0F88001C">
      <w:pPr>
        <w:spacing w:line="480" w:lineRule="auto"/>
        <w:jc w:val="left"/>
        <w:rPr>
          <w:ins w:id="162" w:author="孙心茹" w:date="2026-01-03T19:09:32Z"/>
          <w:rFonts w:hint="eastAsia" w:ascii="Times New Roman Regular" w:hAnsi="Times New Roman Regular" w:cs="Times New Roman Regular"/>
          <w:sz w:val="24"/>
        </w:rPr>
      </w:pPr>
      <w:ins w:id="163" w:author="孙心茹" w:date="2026-01-03T19:09:32Z">
        <w:r>
          <w:rPr>
            <w:rFonts w:hint="eastAsia" w:ascii="Times New Roman Regular" w:hAnsi="Times New Roman Regular" w:cs="Times New Roman Regular"/>
            <w:sz w:val="24"/>
          </w:rPr>
          <w:t>The Generalized Anxiety Disorder–7 (GAD-7) consists of seven items rated on a 4-point scale (0–3), yielding total scores from 0 to 21. Internal consistency was Cronbach’s α = 0.912 and ω = 0.913.</w:t>
        </w:r>
      </w:ins>
    </w:p>
    <w:p w14:paraId="5BA4CADA">
      <w:pPr>
        <w:spacing w:line="480" w:lineRule="auto"/>
        <w:jc w:val="left"/>
        <w:rPr>
          <w:ins w:id="164" w:author="孙心茹" w:date="2026-01-03T19:09:32Z"/>
          <w:rFonts w:hint="eastAsia" w:ascii="Times New Roman Regular" w:hAnsi="Times New Roman Regular" w:cs="Times New Roman Regular"/>
          <w:sz w:val="24"/>
        </w:rPr>
      </w:pPr>
    </w:p>
    <w:p w14:paraId="5026A305">
      <w:pPr>
        <w:spacing w:line="480" w:lineRule="auto"/>
        <w:jc w:val="left"/>
        <w:rPr>
          <w:ins w:id="165" w:author="孙心茹" w:date="2026-01-03T19:09:32Z"/>
          <w:rFonts w:hint="eastAsia" w:ascii="Times New Roman Regular" w:hAnsi="Times New Roman Regular" w:cs="Times New Roman Regular"/>
          <w:sz w:val="24"/>
        </w:rPr>
      </w:pPr>
      <w:ins w:id="166" w:author="孙心茹" w:date="2026-01-03T19:09:32Z">
        <w:r>
          <w:rPr>
            <w:rFonts w:hint="eastAsia" w:ascii="Times New Roman Regular" w:hAnsi="Times New Roman Regular" w:cs="Times New Roman Regular"/>
            <w:sz w:val="24"/>
          </w:rPr>
          <w:t>The Satisfaction With Life Scale (SWLS; Diener et al., 1985) includes five items rated on a 7-point scale. Internal consistency was Cronbach’s α = 0.932 and ω = 0.938.</w:t>
        </w:r>
      </w:ins>
    </w:p>
    <w:p w14:paraId="46EDAB2B">
      <w:pPr>
        <w:spacing w:line="480" w:lineRule="auto"/>
        <w:jc w:val="left"/>
        <w:rPr>
          <w:ins w:id="167" w:author="孙心茹" w:date="2026-01-03T19:09:32Z"/>
          <w:rFonts w:hint="eastAsia" w:ascii="Times New Roman Regular" w:hAnsi="Times New Roman Regular" w:cs="Times New Roman Regular"/>
          <w:sz w:val="24"/>
        </w:rPr>
      </w:pPr>
    </w:p>
    <w:p w14:paraId="630B8A9D">
      <w:pPr>
        <w:spacing w:line="480" w:lineRule="auto"/>
        <w:jc w:val="left"/>
        <w:rPr>
          <w:ins w:id="168" w:author="孙心茹" w:date="2026-01-03T19:09:00Z"/>
          <w:rFonts w:hint="eastAsia" w:ascii="Times New Roman Regular" w:hAnsi="Times New Roman Regular" w:cs="Times New Roman Regular"/>
          <w:sz w:val="24"/>
        </w:rPr>
      </w:pPr>
      <w:ins w:id="169" w:author="孙心茹" w:date="2026-01-03T19:09:32Z">
        <w:r>
          <w:rPr>
            <w:rFonts w:hint="eastAsia" w:ascii="Times New Roman Regular" w:hAnsi="Times New Roman Regular" w:cs="Times New Roman Regular"/>
            <w:sz w:val="24"/>
          </w:rPr>
          <w:t>The Short General Procrastination Scale (SGPS; Sirois, 2019) consists of nine items rated on a 5-point scale, including three reverse-scored items. Internal consistency was Cronbach’s α = 0.955 and ω = 0.957.</w:t>
        </w:r>
      </w:ins>
    </w:p>
    <w:p w14:paraId="20EFAFE8">
      <w:pPr>
        <w:spacing w:line="480" w:lineRule="auto"/>
        <w:jc w:val="left"/>
        <w:rPr>
          <w:ins w:id="170" w:author="孙心茹" w:date="2026-01-03T19:51:33Z"/>
          <w:rFonts w:hint="eastAsia" w:ascii="Times New Roman Regular" w:hAnsi="Times New Roman Regular" w:cs="Times New Roman Regular"/>
          <w:sz w:val="24"/>
        </w:rPr>
      </w:pPr>
      <w:ins w:id="171" w:author="孙心茹" w:date="2026-01-03T19:51:33Z">
        <w:r>
          <w:rPr>
            <w:rFonts w:hint="default" w:ascii="Times New Roman Bold" w:hAnsi="Times New Roman Bold" w:cs="Times New Roman Bold"/>
            <w:b/>
            <w:bCs/>
            <w:sz w:val="24"/>
          </w:rPr>
          <w:t>2.6 Data Processing and Quality Control</w:t>
        </w:r>
      </w:ins>
    </w:p>
    <w:p w14:paraId="2E8ECDE7">
      <w:pPr>
        <w:spacing w:line="480" w:lineRule="auto"/>
        <w:jc w:val="left"/>
        <w:rPr>
          <w:ins w:id="172" w:author="孙心茹" w:date="2026-01-03T19:51:33Z"/>
          <w:rFonts w:hint="eastAsia" w:ascii="Times New Roman Regular" w:hAnsi="Times New Roman Regular" w:cs="Times New Roman Regular"/>
          <w:sz w:val="24"/>
        </w:rPr>
      </w:pPr>
      <w:ins w:id="173" w:author="孙心茹" w:date="2026-01-03T19:51:33Z">
        <w:r>
          <w:rPr>
            <w:rFonts w:hint="eastAsia" w:ascii="Times New Roman Regular" w:hAnsi="Times New Roman Regular" w:cs="Times New Roman Regular"/>
            <w:sz w:val="24"/>
          </w:rPr>
          <w:t>Data processing and quality control procedures were implemented at both the participant and task levels to ensure the reliability and reusability of the final dataset.</w:t>
        </w:r>
      </w:ins>
    </w:p>
    <w:p w14:paraId="7E957494">
      <w:pPr>
        <w:spacing w:line="480" w:lineRule="auto"/>
        <w:jc w:val="left"/>
        <w:rPr>
          <w:ins w:id="174" w:author="孙心茹" w:date="2026-01-03T19:51:33Z"/>
          <w:rFonts w:hint="eastAsia" w:ascii="Times New Roman Regular" w:hAnsi="Times New Roman Regular" w:cs="Times New Roman Regular"/>
          <w:sz w:val="24"/>
        </w:rPr>
      </w:pPr>
      <w:ins w:id="175" w:author="孙心茹" w:date="2026-01-03T19:51:33Z">
        <w:r>
          <w:rPr>
            <w:rFonts w:hint="eastAsia" w:ascii="Times New Roman Regular" w:hAnsi="Times New Roman Regular" w:cs="Times New Roman Regular"/>
            <w:sz w:val="24"/>
          </w:rPr>
          <w:t>2.6.1 Participant-Level Screening</w:t>
        </w:r>
      </w:ins>
    </w:p>
    <w:p w14:paraId="75E5EB1E">
      <w:pPr>
        <w:spacing w:line="480" w:lineRule="auto"/>
        <w:jc w:val="left"/>
        <w:rPr>
          <w:ins w:id="176" w:author="孙心茹" w:date="2026-01-03T19:51:33Z"/>
          <w:rFonts w:hint="eastAsia" w:ascii="Times New Roman Regular" w:hAnsi="Times New Roman Regular" w:cs="Times New Roman Regular"/>
          <w:sz w:val="24"/>
        </w:rPr>
      </w:pPr>
      <w:ins w:id="177" w:author="孙心茹" w:date="2026-01-03T19:51:33Z">
        <w:r>
          <w:rPr>
            <w:rFonts w:hint="eastAsia" w:ascii="Times New Roman Regular" w:hAnsi="Times New Roman Regular" w:cs="Times New Roman Regular"/>
            <w:sz w:val="24"/>
          </w:rPr>
          <w:t>Participant-level screening was first conducted based on responses to attention-check items embedded in questionnaires administered on Day 2, Day 3, and Day 10. Participants who failed any attention-check item were flagged and excluded from further analyses. Among the remaining participants, additional quality control was applied based on performance metrics from behavioral tasks, including reaction times and accuracy.</w:t>
        </w:r>
      </w:ins>
    </w:p>
    <w:p w14:paraId="7E454569">
      <w:pPr>
        <w:spacing w:line="480" w:lineRule="auto"/>
        <w:jc w:val="left"/>
        <w:rPr>
          <w:ins w:id="178" w:author="孙心茹" w:date="2026-01-03T19:51:33Z"/>
          <w:rFonts w:hint="eastAsia" w:ascii="Times New Roman Regular" w:hAnsi="Times New Roman Regular" w:cs="Times New Roman Regular"/>
          <w:sz w:val="24"/>
        </w:rPr>
      </w:pPr>
    </w:p>
    <w:p w14:paraId="1DFEB7D5">
      <w:pPr>
        <w:spacing w:line="480" w:lineRule="auto"/>
        <w:jc w:val="left"/>
        <w:rPr>
          <w:ins w:id="179" w:author="孙心茹" w:date="2026-01-03T19:51:33Z"/>
          <w:rFonts w:hint="eastAsia" w:ascii="Times New Roman Regular" w:hAnsi="Times New Roman Regular" w:cs="Times New Roman Regular"/>
          <w:sz w:val="24"/>
        </w:rPr>
      </w:pPr>
      <w:ins w:id="180" w:author="孙心茹" w:date="2026-01-03T19:51:33Z">
        <w:r>
          <w:rPr>
            <w:rFonts w:hint="eastAsia" w:ascii="Times New Roman Regular" w:hAnsi="Times New Roman Regular" w:cs="Times New Roman Regular"/>
            <w:sz w:val="24"/>
          </w:rPr>
          <w:t>Participant data were excluded if any of the following criteria were met:</w:t>
        </w:r>
      </w:ins>
    </w:p>
    <w:p w14:paraId="3DF2AEFC">
      <w:pPr>
        <w:spacing w:line="480" w:lineRule="auto"/>
        <w:jc w:val="left"/>
        <w:rPr>
          <w:ins w:id="181" w:author="孙心茹" w:date="2026-01-03T19:51:33Z"/>
          <w:rFonts w:hint="eastAsia" w:ascii="Times New Roman Regular" w:hAnsi="Times New Roman Regular" w:cs="Times New Roman Regular"/>
          <w:sz w:val="24"/>
        </w:rPr>
      </w:pPr>
      <w:ins w:id="182" w:author="孙心茹" w:date="2026-01-03T19:51:33Z">
        <w:r>
          <w:rPr>
            <w:rFonts w:hint="eastAsia" w:ascii="Times New Roman Regular" w:hAnsi="Times New Roman Regular" w:cs="Times New Roman Regular"/>
            <w:sz w:val="24"/>
          </w:rPr>
          <w:tab/>
        </w:r>
      </w:ins>
      <w:ins w:id="183" w:author="孙心茹" w:date="2026-01-03T19:51:33Z">
        <w:r>
          <w:rPr>
            <w:rFonts w:hint="eastAsia" w:ascii="Times New Roman Regular" w:hAnsi="Times New Roman Regular" w:cs="Times New Roman Regular"/>
            <w:sz w:val="24"/>
          </w:rPr>
          <w:t>1.</w:t>
        </w:r>
      </w:ins>
      <w:ins w:id="184" w:author="孙心茹" w:date="2026-01-03T19:51:33Z">
        <w:r>
          <w:rPr>
            <w:rFonts w:hint="eastAsia" w:ascii="Times New Roman Regular" w:hAnsi="Times New Roman Regular" w:cs="Times New Roman Regular"/>
            <w:sz w:val="24"/>
          </w:rPr>
          <w:tab/>
        </w:r>
      </w:ins>
      <w:ins w:id="185" w:author="孙心茹" w:date="2026-01-03T19:51:33Z">
        <w:r>
          <w:rPr>
            <w:rFonts w:hint="eastAsia" w:ascii="Times New Roman Regular" w:hAnsi="Times New Roman Regular" w:cs="Times New Roman Regular"/>
            <w:sz w:val="24"/>
          </w:rPr>
          <w:t>Abnormal performance in implicit tasks: In the Implicit Association Test (IAT), the presence of reaction times exceeding 10,000 ms, or more than 10% of trials with reaction times shorter than 300 ms (Greenwald et al., 2022);</w:t>
        </w:r>
      </w:ins>
    </w:p>
    <w:p w14:paraId="4699FA57">
      <w:pPr>
        <w:spacing w:line="480" w:lineRule="auto"/>
        <w:jc w:val="left"/>
        <w:rPr>
          <w:ins w:id="186" w:author="孙心茹" w:date="2026-01-03T19:51:33Z"/>
          <w:rFonts w:hint="eastAsia" w:ascii="Times New Roman Regular" w:hAnsi="Times New Roman Regular" w:cs="Times New Roman Regular"/>
          <w:sz w:val="24"/>
        </w:rPr>
      </w:pPr>
      <w:ins w:id="187" w:author="孙心茹" w:date="2026-01-03T19:51:33Z">
        <w:r>
          <w:rPr>
            <w:rFonts w:hint="eastAsia" w:ascii="Times New Roman Regular" w:hAnsi="Times New Roman Regular" w:cs="Times New Roman Regular"/>
            <w:sz w:val="24"/>
          </w:rPr>
          <w:tab/>
        </w:r>
      </w:ins>
      <w:ins w:id="188" w:author="孙心茹" w:date="2026-01-03T19:51:33Z">
        <w:r>
          <w:rPr>
            <w:rFonts w:hint="eastAsia" w:ascii="Times New Roman Regular" w:hAnsi="Times New Roman Regular" w:cs="Times New Roman Regular"/>
            <w:sz w:val="24"/>
          </w:rPr>
          <w:t>2.</w:t>
        </w:r>
      </w:ins>
      <w:ins w:id="189" w:author="孙心茹" w:date="2026-01-03T19:51:33Z">
        <w:r>
          <w:rPr>
            <w:rFonts w:hint="eastAsia" w:ascii="Times New Roman Regular" w:hAnsi="Times New Roman Regular" w:cs="Times New Roman Regular"/>
            <w:sz w:val="24"/>
          </w:rPr>
          <w:tab/>
        </w:r>
      </w:ins>
      <w:ins w:id="190" w:author="孙心茹" w:date="2026-01-03T19:51:33Z">
        <w:r>
          <w:rPr>
            <w:rFonts w:hint="eastAsia" w:ascii="Times New Roman Regular" w:hAnsi="Times New Roman Regular" w:cs="Times New Roman Regular"/>
            <w:sz w:val="24"/>
          </w:rPr>
          <w:t>Abnormal performance in perceptual tasks: In the Self-Matching Task (SMT), accuracy approaching chance level (&lt; 20%) for any shape condition, or overall accuracy below 60% in any domain (Sui et al., 2012);</w:t>
        </w:r>
      </w:ins>
    </w:p>
    <w:p w14:paraId="7123971A">
      <w:pPr>
        <w:spacing w:line="480" w:lineRule="auto"/>
        <w:jc w:val="left"/>
        <w:rPr>
          <w:ins w:id="191" w:author="孙心茹" w:date="2026-01-03T19:51:33Z"/>
          <w:rFonts w:hint="eastAsia" w:ascii="Times New Roman Regular" w:hAnsi="Times New Roman Regular" w:cs="Times New Roman Regular"/>
          <w:sz w:val="24"/>
        </w:rPr>
      </w:pPr>
      <w:ins w:id="192" w:author="孙心茹" w:date="2026-01-03T19:51:33Z">
        <w:r>
          <w:rPr>
            <w:rFonts w:hint="eastAsia" w:ascii="Times New Roman Regular" w:hAnsi="Times New Roman Regular" w:cs="Times New Roman Regular"/>
            <w:sz w:val="24"/>
          </w:rPr>
          <w:tab/>
        </w:r>
      </w:ins>
      <w:ins w:id="193" w:author="孙心茹" w:date="2026-01-03T19:51:33Z">
        <w:r>
          <w:rPr>
            <w:rFonts w:hint="eastAsia" w:ascii="Times New Roman Regular" w:hAnsi="Times New Roman Regular" w:cs="Times New Roman Regular"/>
            <w:sz w:val="24"/>
          </w:rPr>
          <w:t>3.</w:t>
        </w:r>
      </w:ins>
      <w:ins w:id="194" w:author="孙心茹" w:date="2026-01-03T19:51:33Z">
        <w:r>
          <w:rPr>
            <w:rFonts w:hint="eastAsia" w:ascii="Times New Roman Regular" w:hAnsi="Times New Roman Regular" w:cs="Times New Roman Regular"/>
            <w:sz w:val="24"/>
          </w:rPr>
          <w:tab/>
        </w:r>
      </w:ins>
      <w:ins w:id="195" w:author="孙心茹" w:date="2026-01-03T19:51:33Z">
        <w:r>
          <w:rPr>
            <w:rFonts w:hint="eastAsia" w:ascii="Times New Roman Regular" w:hAnsi="Times New Roman Regular" w:cs="Times New Roman Regular"/>
            <w:sz w:val="24"/>
          </w:rPr>
          <w:t>Abnormal performance in memory tasks: In the Self-Referent Encoding Task (SRET), overall accuracy below 55% in the recognition phase, or more than 10% of trials with reaction times shorter than 200 ms during the source memory phase (Durbin et al., 2017);</w:t>
        </w:r>
      </w:ins>
    </w:p>
    <w:p w14:paraId="320B53C1">
      <w:pPr>
        <w:spacing w:line="480" w:lineRule="auto"/>
        <w:jc w:val="left"/>
        <w:rPr>
          <w:ins w:id="196" w:author="孙心茹" w:date="2026-01-03T19:51:33Z"/>
          <w:rFonts w:hint="eastAsia" w:ascii="Times New Roman Regular" w:hAnsi="Times New Roman Regular" w:cs="Times New Roman Regular"/>
          <w:sz w:val="24"/>
        </w:rPr>
      </w:pPr>
      <w:ins w:id="197" w:author="孙心茹" w:date="2026-01-03T19:51:33Z">
        <w:r>
          <w:rPr>
            <w:rFonts w:hint="eastAsia" w:ascii="Times New Roman Regular" w:hAnsi="Times New Roman Regular" w:cs="Times New Roman Regular"/>
            <w:sz w:val="24"/>
          </w:rPr>
          <w:tab/>
        </w:r>
      </w:ins>
      <w:ins w:id="198" w:author="孙心茹" w:date="2026-01-03T19:51:33Z">
        <w:r>
          <w:rPr>
            <w:rFonts w:hint="eastAsia" w:ascii="Times New Roman Regular" w:hAnsi="Times New Roman Regular" w:cs="Times New Roman Regular"/>
            <w:sz w:val="24"/>
          </w:rPr>
          <w:t>4.</w:t>
        </w:r>
      </w:ins>
      <w:ins w:id="199" w:author="孙心茹" w:date="2026-01-03T19:51:33Z">
        <w:r>
          <w:rPr>
            <w:rFonts w:hint="eastAsia" w:ascii="Times New Roman Regular" w:hAnsi="Times New Roman Regular" w:cs="Times New Roman Regular"/>
            <w:sz w:val="24"/>
          </w:rPr>
          <w:tab/>
        </w:r>
      </w:ins>
      <w:ins w:id="200" w:author="孙心茹" w:date="2026-01-03T19:51:33Z">
        <w:r>
          <w:rPr>
            <w:rFonts w:hint="eastAsia" w:ascii="Times New Roman Regular" w:hAnsi="Times New Roman Regular" w:cs="Times New Roman Regular"/>
            <w:sz w:val="24"/>
          </w:rPr>
          <w:t>Failure of attention checks: Logically implausible responses to attention-check items in questionnaires administered on Day 2, Day 3, or Day 10.</w:t>
        </w:r>
      </w:ins>
    </w:p>
    <w:p w14:paraId="2EF4E192">
      <w:pPr>
        <w:spacing w:line="480" w:lineRule="auto"/>
        <w:jc w:val="left"/>
        <w:rPr>
          <w:ins w:id="201" w:author="孙心茹" w:date="2026-01-03T19:51:33Z"/>
          <w:rFonts w:hint="eastAsia" w:ascii="Times New Roman Regular" w:hAnsi="Times New Roman Regular" w:cs="Times New Roman Regular"/>
          <w:sz w:val="24"/>
        </w:rPr>
      </w:pPr>
    </w:p>
    <w:p w14:paraId="295CA074">
      <w:pPr>
        <w:spacing w:line="480" w:lineRule="auto"/>
        <w:jc w:val="left"/>
        <w:rPr>
          <w:ins w:id="202" w:author="孙心茹" w:date="2026-01-03T19:51:33Z"/>
          <w:rFonts w:hint="eastAsia" w:ascii="Times New Roman Regular" w:hAnsi="Times New Roman Regular" w:cs="Times New Roman Regular"/>
          <w:sz w:val="24"/>
        </w:rPr>
      </w:pPr>
      <w:ins w:id="203" w:author="孙心茹" w:date="2026-01-03T19:51:33Z">
        <w:r>
          <w:rPr>
            <w:rFonts w:hint="eastAsia" w:ascii="Times New Roman Regular" w:hAnsi="Times New Roman Regular" w:cs="Times New Roman Regular"/>
            <w:sz w:val="24"/>
          </w:rPr>
          <w:t>After applying these screening criteria, complete data from 503 participants were retained across 12 self-report questionnaires, three behavioral tasks, and four mental health–related measures.</w:t>
        </w:r>
      </w:ins>
    </w:p>
    <w:p w14:paraId="15D52967">
      <w:pPr>
        <w:spacing w:line="480" w:lineRule="auto"/>
        <w:jc w:val="left"/>
        <w:rPr>
          <w:ins w:id="204" w:author="孙心茹" w:date="2026-01-03T19:51:33Z"/>
          <w:rFonts w:hint="eastAsia" w:ascii="Times New Roman Regular" w:hAnsi="Times New Roman Regular" w:cs="Times New Roman Regular"/>
          <w:sz w:val="24"/>
        </w:rPr>
      </w:pPr>
      <w:ins w:id="205" w:author="孙心茹" w:date="2026-01-03T19:51:33Z">
        <w:r>
          <w:rPr>
            <w:rFonts w:hint="eastAsia" w:ascii="Times New Roman Regular" w:hAnsi="Times New Roman Regular" w:cs="Times New Roman Regular"/>
            <w:sz w:val="24"/>
          </w:rPr>
          <w:t>2.6.2 Processing of Self-Report Measures</w:t>
        </w:r>
      </w:ins>
    </w:p>
    <w:p w14:paraId="6C4EC635">
      <w:pPr>
        <w:spacing w:line="480" w:lineRule="auto"/>
        <w:jc w:val="left"/>
        <w:rPr>
          <w:ins w:id="206" w:author="孙心茹" w:date="2026-01-03T19:51:33Z"/>
          <w:rFonts w:hint="eastAsia" w:ascii="Times New Roman Regular" w:hAnsi="Times New Roman Regular" w:cs="Times New Roman Regular"/>
          <w:sz w:val="24"/>
        </w:rPr>
      </w:pPr>
      <w:ins w:id="207" w:author="孙心茹" w:date="2026-01-03T19:51:33Z">
        <w:r>
          <w:rPr>
            <w:rFonts w:hint="eastAsia" w:ascii="Times New Roman Regular" w:hAnsi="Times New Roman Regular" w:cs="Times New Roman Regular"/>
            <w:sz w:val="24"/>
          </w:rPr>
          <w:t>Self-report questionnaire data were processed according to the original scoring rules of each scale. Both item-level responses and total scores were retained at the participant level to support analyses at different levels of granularity. After screening, a total of 135 questionnaire items across 12 scales were retained.</w:t>
        </w:r>
      </w:ins>
    </w:p>
    <w:p w14:paraId="6D6AC4B7">
      <w:pPr>
        <w:spacing w:line="480" w:lineRule="auto"/>
        <w:jc w:val="left"/>
        <w:rPr>
          <w:ins w:id="208" w:author="孙心茹" w:date="2026-01-03T19:51:33Z"/>
          <w:rFonts w:hint="eastAsia" w:ascii="Times New Roman Regular" w:hAnsi="Times New Roman Regular" w:cs="Times New Roman Regular"/>
          <w:sz w:val="24"/>
        </w:rPr>
      </w:pPr>
    </w:p>
    <w:p w14:paraId="029BE26B">
      <w:pPr>
        <w:spacing w:line="480" w:lineRule="auto"/>
        <w:jc w:val="left"/>
        <w:rPr>
          <w:ins w:id="209" w:author="孙心茹" w:date="2026-01-03T19:51:33Z"/>
          <w:rFonts w:hint="eastAsia" w:ascii="Times New Roman Regular" w:hAnsi="Times New Roman Regular" w:cs="Times New Roman Regular"/>
          <w:sz w:val="24"/>
        </w:rPr>
      </w:pPr>
      <w:ins w:id="210" w:author="孙心茹" w:date="2026-01-03T19:51:33Z">
        <w:r>
          <w:rPr>
            <w:rFonts w:hint="eastAsia" w:ascii="Times New Roman Regular" w:hAnsi="Times New Roman Regular" w:cs="Times New Roman Regular"/>
            <w:sz w:val="24"/>
          </w:rPr>
          <w:t>Only self-report data from participants who met all quality control criteria were included in subsequent analyses involving mental health–related measures.</w:t>
        </w:r>
      </w:ins>
    </w:p>
    <w:p w14:paraId="1B6F2323">
      <w:pPr>
        <w:spacing w:line="480" w:lineRule="auto"/>
        <w:jc w:val="left"/>
        <w:rPr>
          <w:ins w:id="211" w:author="孙心茹" w:date="2026-01-03T19:51:33Z"/>
          <w:rFonts w:hint="eastAsia" w:ascii="Times New Roman Regular" w:hAnsi="Times New Roman Regular" w:cs="Times New Roman Regular"/>
          <w:sz w:val="24"/>
        </w:rPr>
      </w:pPr>
      <w:ins w:id="212" w:author="孙心茹" w:date="2026-01-03T19:51:33Z">
        <w:r>
          <w:rPr>
            <w:rFonts w:hint="eastAsia" w:ascii="Times New Roman Regular" w:hAnsi="Times New Roman Regular" w:cs="Times New Roman Regular"/>
            <w:sz w:val="24"/>
          </w:rPr>
          <w:t>2.6.3 Behavioral Task Processing and Derived Indices</w:t>
        </w:r>
      </w:ins>
    </w:p>
    <w:p w14:paraId="6F20B0B2">
      <w:pPr>
        <w:spacing w:line="480" w:lineRule="auto"/>
        <w:jc w:val="left"/>
        <w:rPr>
          <w:ins w:id="213" w:author="孙心茹" w:date="2026-01-03T19:51:33Z"/>
          <w:rFonts w:hint="eastAsia" w:ascii="Times New Roman Regular" w:hAnsi="Times New Roman Regular" w:cs="Times New Roman Regular"/>
          <w:sz w:val="24"/>
        </w:rPr>
      </w:pPr>
      <w:ins w:id="214" w:author="孙心茹" w:date="2026-01-03T19:58:54Z">
        <w:r>
          <w:rPr>
            <w:rFonts w:hint="default" w:ascii="Times New Roman Regular" w:hAnsi="Times New Roman Regular" w:cs="Times New Roman Regular"/>
            <w:sz w:val="24"/>
            <w:lang w:val="en-US"/>
          </w:rPr>
          <w:t>1.</w:t>
        </w:r>
      </w:ins>
      <w:ins w:id="215" w:author="孙心茹" w:date="2026-01-03T19:58:57Z">
        <w:r>
          <w:rPr>
            <w:rFonts w:hint="default" w:ascii="Times New Roman Regular" w:hAnsi="Times New Roman Regular" w:cs="Times New Roman Regular"/>
            <w:sz w:val="24"/>
            <w:lang w:val="en-US"/>
          </w:rPr>
          <w:t xml:space="preserve"> </w:t>
        </w:r>
      </w:ins>
      <w:ins w:id="216" w:author="孙心茹" w:date="2026-01-03T19:51:33Z">
        <w:r>
          <w:rPr>
            <w:rFonts w:hint="eastAsia" w:ascii="Times New Roman Regular" w:hAnsi="Times New Roman Regular" w:cs="Times New Roman Regular"/>
            <w:sz w:val="24"/>
          </w:rPr>
          <w:t>Implicit Association Test (IAT)</w:t>
        </w:r>
      </w:ins>
    </w:p>
    <w:p w14:paraId="4A897BBE">
      <w:pPr>
        <w:spacing w:line="480" w:lineRule="auto"/>
        <w:jc w:val="left"/>
        <w:rPr>
          <w:ins w:id="217" w:author="孙心茹" w:date="2026-01-03T19:51:33Z"/>
          <w:rFonts w:hint="eastAsia" w:ascii="Times New Roman Regular" w:hAnsi="Times New Roman Regular" w:cs="Times New Roman Regular"/>
          <w:sz w:val="24"/>
        </w:rPr>
      </w:pPr>
      <w:ins w:id="218" w:author="孙心茹" w:date="2026-01-03T19:51:33Z">
        <w:r>
          <w:rPr>
            <w:rFonts w:hint="eastAsia" w:ascii="Times New Roman Regular" w:hAnsi="Times New Roman Regular" w:cs="Times New Roman Regular"/>
            <w:sz w:val="24"/>
          </w:rPr>
          <w:t>IAT data processing and D-score computation followed the standardized procedures described by Greenwald et al. (2003, 2022). Trials from learning blocks were excluded, and only trials from combined categorization blocks were retained. Reaction time cleaning involved excluding trials with reaction times exceeding 10,000 ms and participants with more than 10% of trials below 300 ms.</w:t>
        </w:r>
      </w:ins>
      <w:ins w:id="219" w:author="孙心茹" w:date="2026-01-03T19:59:15Z">
        <w:r>
          <w:rPr>
            <w:rFonts w:hint="default" w:ascii="Times New Roman Regular" w:hAnsi="Times New Roman Regular" w:cs="Times New Roman Regular"/>
            <w:sz w:val="24"/>
            <w:lang w:val="en-US"/>
          </w:rPr>
          <w:t xml:space="preserve"> </w:t>
        </w:r>
      </w:ins>
      <w:ins w:id="220" w:author="孙心茹" w:date="2026-01-03T19:51:33Z">
        <w:r>
          <w:rPr>
            <w:rFonts w:hint="eastAsia" w:ascii="Times New Roman Regular" w:hAnsi="Times New Roman Regular" w:cs="Times New Roman Regular"/>
            <w:sz w:val="24"/>
          </w:rPr>
          <w:t>Mean reaction times were computed separately for the two practice and two test combined blocks. Reaction times for incorrect trials were replaced with the corresponding block mean plus 600 ms. D scores were then calculated based on standardized differences between compatible and incompatible conditions. Domain-specific D scores for moral and ability conditions (moral_IAT_D and ability_IAT_D) were retained as primary derived indices.</w:t>
        </w:r>
      </w:ins>
    </w:p>
    <w:p w14:paraId="5E7CD465">
      <w:pPr>
        <w:spacing w:line="480" w:lineRule="auto"/>
        <w:jc w:val="left"/>
        <w:rPr>
          <w:ins w:id="221" w:author="孙心茹" w:date="2026-01-03T19:51:33Z"/>
          <w:rFonts w:hint="eastAsia" w:ascii="Times New Roman Regular" w:hAnsi="Times New Roman Regular" w:cs="Times New Roman Regular"/>
          <w:sz w:val="24"/>
        </w:rPr>
      </w:pPr>
    </w:p>
    <w:p w14:paraId="138EF90F">
      <w:pPr>
        <w:numPr>
          <w:ilvl w:val="0"/>
          <w:numId w:val="2"/>
        </w:numPr>
        <w:spacing w:line="480" w:lineRule="auto"/>
        <w:jc w:val="left"/>
        <w:rPr>
          <w:ins w:id="223" w:author="孙心茹" w:date="2026-01-03T19:51:33Z"/>
          <w:rFonts w:hint="eastAsia" w:ascii="Times New Roman Regular" w:hAnsi="Times New Roman Regular" w:cs="Times New Roman Regular"/>
          <w:sz w:val="24"/>
        </w:rPr>
        <w:pPrChange w:id="222" w:author="孙心茹" w:date="2026-01-03T19:59:01Z">
          <w:pPr>
            <w:spacing w:line="360" w:lineRule="auto"/>
            <w:jc w:val="left"/>
          </w:pPr>
        </w:pPrChange>
      </w:pPr>
      <w:ins w:id="224" w:author="孙心茹" w:date="2026-01-03T19:51:33Z">
        <w:r>
          <w:rPr>
            <w:rFonts w:hint="eastAsia" w:ascii="Times New Roman Regular" w:hAnsi="Times New Roman Regular" w:cs="Times New Roman Regular"/>
            <w:sz w:val="24"/>
          </w:rPr>
          <w:t>Self-Matching Task (SMT)</w:t>
        </w:r>
      </w:ins>
    </w:p>
    <w:p w14:paraId="3C676BFF">
      <w:pPr>
        <w:spacing w:line="360" w:lineRule="auto"/>
        <w:jc w:val="left"/>
        <w:rPr>
          <w:ins w:id="225" w:author="孙心茹" w:date="2026-01-03T19:51:33Z"/>
          <w:rFonts w:hint="eastAsia" w:ascii="Times New Roman Regular" w:hAnsi="Times New Roman Regular" w:cs="Times New Roman Regular"/>
          <w:sz w:val="24"/>
        </w:rPr>
      </w:pPr>
      <w:ins w:id="226" w:author="孙心茹" w:date="2026-01-03T19:51:33Z">
        <w:r>
          <w:rPr>
            <w:rFonts w:hint="eastAsia" w:ascii="Times New Roman Regular" w:hAnsi="Times New Roman Regular" w:cs="Times New Roman Regular"/>
            <w:sz w:val="24"/>
          </w:rPr>
          <w:t>SMT data processing followed procedures described by Sui et al. (2012). Trials with reaction times shorter than 200 ms or longer than 1,200 ms were excluded, and missing accuracy responses were treated as incorrect. For each participant, mean reaction times (RT_self, RT_friend) and accuracies (ACC_self, ACC_friend) were computed separately for self and other conditions.</w:t>
        </w:r>
      </w:ins>
      <w:ins w:id="227" w:author="孙心茹" w:date="2026-01-03T19:59:22Z">
        <w:r>
          <w:rPr>
            <w:rFonts w:hint="default" w:ascii="Times New Roman Regular" w:hAnsi="Times New Roman Regular" w:cs="Times New Roman Regular"/>
            <w:sz w:val="24"/>
            <w:lang w:val="en-US"/>
          </w:rPr>
          <w:t xml:space="preserve"> </w:t>
        </w:r>
      </w:ins>
      <w:ins w:id="228" w:author="孙心茹" w:date="2026-01-03T19:51:33Z">
        <w:r>
          <w:rPr>
            <w:rFonts w:hint="eastAsia" w:ascii="Times New Roman Regular" w:hAnsi="Times New Roman Regular" w:cs="Times New Roman Regular"/>
            <w:sz w:val="24"/>
          </w:rPr>
          <w:t>Derived indices included a reaction-time-based self-prioritization effect, defined as RT_friend − RT_self, and a sensitivity-based self-prioritization effect defined as d′(self) − d′(friend). Sensitivity indices were computed based on signal detection theory, where d′ = Z(Hit) − Z(FA). Domain-specific indices (moral_SPE_rt, ability_SPE_rt, moral_SPE_d, ability_SPE_d) were retained.</w:t>
        </w:r>
      </w:ins>
    </w:p>
    <w:p w14:paraId="3AD38A25">
      <w:pPr>
        <w:spacing w:line="360" w:lineRule="auto"/>
        <w:jc w:val="left"/>
        <w:rPr>
          <w:ins w:id="229" w:author="孙心茹" w:date="2026-01-03T19:51:33Z"/>
          <w:rFonts w:hint="eastAsia" w:ascii="Times New Roman Regular" w:hAnsi="Times New Roman Regular" w:cs="Times New Roman Regular"/>
          <w:sz w:val="24"/>
        </w:rPr>
      </w:pPr>
    </w:p>
    <w:p w14:paraId="55028C5B">
      <w:pPr>
        <w:numPr>
          <w:ilvl w:val="0"/>
          <w:numId w:val="2"/>
        </w:numPr>
        <w:spacing w:line="480" w:lineRule="auto"/>
        <w:jc w:val="left"/>
        <w:rPr>
          <w:ins w:id="230" w:author="孙心茹" w:date="2026-01-03T19:51:33Z"/>
          <w:rFonts w:hint="eastAsia" w:ascii="Times New Roman Regular" w:hAnsi="Times New Roman Regular" w:cs="Times New Roman Regular"/>
          <w:sz w:val="24"/>
        </w:rPr>
      </w:pPr>
      <w:ins w:id="231" w:author="孙心茹" w:date="2026-01-03T19:51:33Z">
        <w:r>
          <w:rPr>
            <w:rFonts w:hint="eastAsia" w:ascii="Times New Roman Regular" w:hAnsi="Times New Roman Regular" w:cs="Times New Roman Regular"/>
            <w:sz w:val="24"/>
          </w:rPr>
          <w:t>Self-Referent Encoding Task (SRET)</w:t>
        </w:r>
      </w:ins>
    </w:p>
    <w:p w14:paraId="6AC1FE3B">
      <w:pPr>
        <w:spacing w:line="480" w:lineRule="auto"/>
        <w:jc w:val="left"/>
        <w:rPr>
          <w:ins w:id="232" w:author="孙心茹" w:date="2026-01-03T19:51:33Z"/>
          <w:rFonts w:hint="eastAsia" w:ascii="Times New Roman Regular" w:hAnsi="Times New Roman Regular" w:cs="Times New Roman Regular"/>
          <w:sz w:val="24"/>
        </w:rPr>
      </w:pPr>
      <w:ins w:id="233" w:author="孙心茹" w:date="2026-01-03T19:51:33Z">
        <w:r>
          <w:rPr>
            <w:rFonts w:hint="eastAsia" w:ascii="Times New Roman Regular" w:hAnsi="Times New Roman Regular" w:cs="Times New Roman Regular"/>
            <w:sz w:val="24"/>
          </w:rPr>
          <w:t>The SRET consisted of three phases: encoding, recognition, and source memory. Data processing followed classical self-referent encoding procedures (Rogers et al., 1977) and signal detection theory models (Snodgrass &amp; Corwin, 1988).</w:t>
        </w:r>
      </w:ins>
      <w:ins w:id="234" w:author="孙心茹" w:date="2026-01-03T19:59:27Z">
        <w:r>
          <w:rPr>
            <w:rFonts w:hint="default" w:ascii="Times New Roman Regular" w:hAnsi="Times New Roman Regular" w:cs="Times New Roman Regular"/>
            <w:sz w:val="24"/>
            <w:lang w:val="en-US"/>
          </w:rPr>
          <w:t xml:space="preserve"> </w:t>
        </w:r>
      </w:ins>
      <w:ins w:id="235" w:author="孙心茹" w:date="2026-01-03T19:51:33Z">
        <w:r>
          <w:rPr>
            <w:rFonts w:hint="eastAsia" w:ascii="Times New Roman Regular" w:hAnsi="Times New Roman Regular" w:cs="Times New Roman Regular"/>
            <w:sz w:val="24"/>
          </w:rPr>
          <w:t>In the encoding phase, reaction time differences between positive-self and negative-self conditions were computed as indices of processing efficiency (moral_SRE_rt, ability_SRE_rt). Differences in endorsement counts between positive-self and negative-self words were computed as indices of self-referential endorsement (moral_SRE_EW, ability_SRE_EW).</w:t>
        </w:r>
      </w:ins>
      <w:ins w:id="236" w:author="孙心茹" w:date="2026-01-03T19:59:35Z">
        <w:r>
          <w:rPr>
            <w:rFonts w:hint="default" w:ascii="Times New Roman Regular" w:hAnsi="Times New Roman Regular" w:cs="Times New Roman Regular"/>
            <w:sz w:val="24"/>
            <w:lang w:val="en-US"/>
          </w:rPr>
          <w:t xml:space="preserve"> </w:t>
        </w:r>
      </w:ins>
      <w:ins w:id="237" w:author="孙心茹" w:date="2026-01-03T19:51:33Z">
        <w:r>
          <w:rPr>
            <w:rFonts w:hint="eastAsia" w:ascii="Times New Roman Regular" w:hAnsi="Times New Roman Regular" w:cs="Times New Roman Regular"/>
            <w:sz w:val="24"/>
          </w:rPr>
          <w:t>In the recognition phase, d′ values were computed to index memory sensitivity, and differences between self- and other-referenced positive conditions were retained (moral_SRE_RJ1_d, ability_SRE_RJ1_d). In the source memory phase, d′ values for positive conditions were computed to index the accuracy of attributing memories to self-referential encoding (moral_SRE_RJ2_d, ability_SRE_RJ2_d). In total, eight derived indices were generated from the SRET.</w:t>
        </w:r>
      </w:ins>
    </w:p>
    <w:p w14:paraId="59B1BB19">
      <w:pPr>
        <w:spacing w:line="480" w:lineRule="auto"/>
        <w:jc w:val="left"/>
        <w:rPr>
          <w:ins w:id="238" w:author="孙心茹" w:date="2026-01-03T19:51:33Z"/>
          <w:rFonts w:hint="eastAsia" w:ascii="Times New Roman Regular" w:hAnsi="Times New Roman Regular" w:cs="Times New Roman Regular"/>
          <w:sz w:val="24"/>
        </w:rPr>
      </w:pPr>
      <w:ins w:id="239" w:author="孙心茹" w:date="2026-01-03T19:51:33Z">
        <w:r>
          <w:rPr>
            <w:rFonts w:hint="eastAsia" w:ascii="Times New Roman Regular" w:hAnsi="Times New Roman Regular" w:cs="Times New Roman Regular"/>
            <w:sz w:val="24"/>
          </w:rPr>
          <w:t>2.6.4 Standardization of Derived Measures</w:t>
        </w:r>
      </w:ins>
    </w:p>
    <w:p w14:paraId="647E58BB">
      <w:pPr>
        <w:spacing w:line="480" w:lineRule="auto"/>
        <w:jc w:val="left"/>
        <w:rPr>
          <w:ins w:id="240" w:author="孙心茹" w:date="2026-01-03T19:51:33Z"/>
          <w:rFonts w:hint="eastAsia" w:ascii="Times New Roman Regular" w:hAnsi="Times New Roman Regular" w:cs="Times New Roman Regular"/>
          <w:sz w:val="24"/>
        </w:rPr>
      </w:pPr>
      <w:ins w:id="241" w:author="孙心茹" w:date="2026-01-03T19:51:33Z">
        <w:r>
          <w:rPr>
            <w:rFonts w:hint="eastAsia" w:ascii="Times New Roman Regular" w:hAnsi="Times New Roman Regular" w:cs="Times New Roman Regular"/>
            <w:sz w:val="24"/>
          </w:rPr>
          <w:t>To harmonize measures across different scales and task modalities, all derived indices were standardized using Z-score transformation based on sample-level means and standard deviations. Standardized variables included 14 behavioral task–derived indices and 12 self-report scale scores.</w:t>
        </w:r>
      </w:ins>
    </w:p>
    <w:p w14:paraId="3A2089E3">
      <w:pPr>
        <w:spacing w:line="480" w:lineRule="auto"/>
        <w:jc w:val="left"/>
        <w:rPr>
          <w:ins w:id="242" w:author="孙心茹" w:date="2025-12-31T15:28:37Z"/>
          <w:rFonts w:ascii="Times New Roman Regular" w:hAnsi="Times New Roman Regular" w:cs="Times New Roman Regular"/>
          <w:sz w:val="24"/>
        </w:rPr>
      </w:pPr>
      <w:ins w:id="243" w:author="孙心茹" w:date="2026-01-03T19:51:33Z">
        <w:r>
          <w:rPr>
            <w:rFonts w:hint="eastAsia" w:ascii="Times New Roman Regular" w:hAnsi="Times New Roman Regular" w:cs="Times New Roman Regular"/>
            <w:sz w:val="24"/>
          </w:rPr>
          <w:t>In total, 149 standardized Z-score variables derived from questionnaires and behavioral tasks constitute the finalized set of positive self-view indicators included in the dataset.</w:t>
        </w:r>
      </w:ins>
    </w:p>
    <w:p w14:paraId="379A9BE3">
      <w:pPr>
        <w:spacing w:line="480" w:lineRule="auto"/>
        <w:jc w:val="left"/>
        <w:rPr>
          <w:rFonts w:ascii="Times New Roman Regular" w:hAnsi="Times New Roman Regular" w:cs="Times New Roman Regular"/>
          <w:sz w:val="24"/>
          <w:highlight w:val="none"/>
        </w:rPr>
      </w:pPr>
      <w:r>
        <w:rPr>
          <w:rFonts w:ascii="Times New Roman Regular" w:hAnsi="Times New Roman Regular" w:cs="Times New Roman Regular"/>
          <w:sz w:val="24"/>
          <w:highlight w:val="none"/>
        </w:rPr>
        <w:t>3. Data Records</w:t>
      </w:r>
    </w:p>
    <w:p w14:paraId="488F0A12">
      <w:pPr>
        <w:spacing w:line="480" w:lineRule="auto"/>
        <w:jc w:val="left"/>
        <w:rPr>
          <w:rFonts w:ascii="Times New Roman Regular" w:hAnsi="Times New Roman Regular" w:cs="Times New Roman Regular"/>
          <w:sz w:val="24"/>
        </w:rPr>
      </w:pPr>
      <w:r>
        <w:rPr>
          <w:rFonts w:hint="default" w:ascii="Times New Roman Regular" w:hAnsi="Times New Roman Regular" w:cs="Times New Roman Regular"/>
          <w:sz w:val="24"/>
        </w:rPr>
        <w:t>主旨句1：数据的文件夹结构，包括文件层级、文件格式等。</w:t>
      </w:r>
    </w:p>
    <w:p w14:paraId="0F17294D">
      <w:pPr>
        <w:spacing w:line="480" w:lineRule="auto"/>
        <w:jc w:val="left"/>
        <w:rPr>
          <w:rFonts w:ascii="Times New Roman Regular" w:hAnsi="Times New Roman Regular" w:cs="Times New Roman Regular"/>
          <w:sz w:val="24"/>
        </w:rPr>
      </w:pPr>
      <w:r>
        <w:rPr>
          <w:rFonts w:hint="default" w:ascii="Times New Roman Regular" w:hAnsi="Times New Roman Regular" w:cs="Times New Roman Regular"/>
          <w:sz w:val="24"/>
        </w:rPr>
        <w:t>主旨句2：数据的原始指标，包括行为任务反应时、正确率，问卷的总分等。</w:t>
      </w:r>
    </w:p>
    <w:p w14:paraId="7F39B480">
      <w:pPr>
        <w:spacing w:line="480" w:lineRule="auto"/>
        <w:jc w:val="left"/>
        <w:rPr>
          <w:rFonts w:ascii="Times New Roman Regular" w:hAnsi="Times New Roman Regular" w:cs="Times New Roman Regular"/>
          <w:sz w:val="24"/>
        </w:rPr>
      </w:pPr>
      <w:r>
        <w:rPr>
          <w:rFonts w:hint="default" w:ascii="Times New Roman Regular" w:hAnsi="Times New Roman Regular" w:cs="Times New Roman Regular"/>
          <w:sz w:val="24"/>
        </w:rPr>
        <w:t>主旨句3：数据的加工后指标。</w:t>
      </w:r>
      <w:r>
        <w:rPr>
          <w:rFonts w:ascii="Times New Roman Regular" w:hAnsi="Times New Roman Regular" w:cs="Times New Roman Regular"/>
          <w:sz w:val="24"/>
        </w:rPr>
        <w:t>⸻</w:t>
      </w:r>
    </w:p>
    <w:p w14:paraId="0EB81AAE">
      <w:pPr>
        <w:spacing w:line="480" w:lineRule="auto"/>
        <w:jc w:val="left"/>
        <w:rPr>
          <w:rFonts w:ascii="Times New Roman Regular" w:hAnsi="Times New Roman Regular" w:cs="Times New Roman Regular"/>
          <w:sz w:val="24"/>
        </w:rPr>
      </w:pPr>
      <w:r>
        <w:rPr>
          <w:rFonts w:ascii="Times New Roman Regular" w:hAnsi="Times New Roman Regular" w:cs="Times New Roman Regular"/>
          <w:sz w:val="24"/>
        </w:rPr>
        <w:t>4. Technical Validation</w:t>
      </w:r>
    </w:p>
    <w:p w14:paraId="488E8493">
      <w:pPr>
        <w:spacing w:line="480" w:lineRule="auto"/>
        <w:jc w:val="left"/>
        <w:rPr>
          <w:rFonts w:ascii="Times New Roman Regular" w:hAnsi="Times New Roman Regular" w:cs="Times New Roman Regular"/>
          <w:sz w:val="24"/>
        </w:rPr>
      </w:pPr>
      <w:r>
        <w:rPr>
          <w:rFonts w:ascii="Times New Roman Regular" w:hAnsi="Times New Roman Regular" w:cs="Times New Roman Regular"/>
          <w:sz w:val="24"/>
        </w:rPr>
        <w:t>4.1 Data Quality Checks</w:t>
      </w:r>
    </w:p>
    <w:p w14:paraId="188E70A6">
      <w:pPr>
        <w:spacing w:line="480" w:lineRule="auto"/>
        <w:jc w:val="left"/>
        <w:rPr>
          <w:rFonts w:ascii="Times New Roman Regular" w:hAnsi="Times New Roman Regular" w:cs="Times New Roman Regular"/>
          <w:sz w:val="24"/>
        </w:rPr>
      </w:pPr>
      <w:r>
        <w:rPr>
          <w:rFonts w:hint="default" w:ascii="Times New Roman Regular" w:hAnsi="Times New Roman Regular" w:cs="Times New Roman Regular"/>
          <w:sz w:val="24"/>
        </w:rPr>
        <w:t>主旨句：包括数据的</w:t>
      </w:r>
      <w:r>
        <w:rPr>
          <w:rFonts w:ascii="Times New Roman Regular" w:hAnsi="Times New Roman Regular" w:cs="Times New Roman Regular"/>
          <w:sz w:val="24"/>
        </w:rPr>
        <w:t>缺失率</w:t>
      </w:r>
      <w:r>
        <w:rPr>
          <w:rFonts w:hint="default" w:ascii="Times New Roman Regular" w:hAnsi="Times New Roman Regular" w:cs="Times New Roman Regular"/>
          <w:sz w:val="24"/>
        </w:rPr>
        <w:t>、</w:t>
      </w:r>
      <w:r>
        <w:rPr>
          <w:rFonts w:ascii="Times New Roman Regular" w:hAnsi="Times New Roman Regular" w:cs="Times New Roman Regular"/>
          <w:sz w:val="24"/>
        </w:rPr>
        <w:t>描述统计</w:t>
      </w:r>
      <w:r>
        <w:rPr>
          <w:rFonts w:hint="default" w:ascii="Times New Roman Regular" w:hAnsi="Times New Roman Regular" w:cs="Times New Roman Regular"/>
          <w:sz w:val="24"/>
        </w:rPr>
        <w:t>等。</w:t>
      </w:r>
    </w:p>
    <w:p w14:paraId="7E39A6B2">
      <w:pPr>
        <w:spacing w:line="480" w:lineRule="auto"/>
        <w:jc w:val="left"/>
        <w:rPr>
          <w:rFonts w:ascii="Times New Roman Regular" w:hAnsi="Times New Roman Regular" w:cs="Times New Roman Regular"/>
          <w:sz w:val="24"/>
        </w:rPr>
      </w:pPr>
      <w:r>
        <w:rPr>
          <w:rFonts w:ascii="Times New Roman Regular" w:hAnsi="Times New Roman Regular" w:cs="Times New Roman Regular"/>
          <w:sz w:val="24"/>
        </w:rPr>
        <w:t>4.2 Reliability and Consistency</w:t>
      </w:r>
    </w:p>
    <w:p w14:paraId="3731626A">
      <w:pPr>
        <w:spacing w:line="480" w:lineRule="auto"/>
        <w:jc w:val="left"/>
        <w:rPr>
          <w:rFonts w:ascii="Times New Roman Regular" w:hAnsi="Times New Roman Regular" w:cs="Times New Roman Regular"/>
          <w:sz w:val="24"/>
        </w:rPr>
      </w:pPr>
      <w:r>
        <w:rPr>
          <w:rFonts w:hint="default" w:ascii="Times New Roman Regular" w:hAnsi="Times New Roman Regular" w:cs="Times New Roman Regular"/>
          <w:sz w:val="24"/>
        </w:rPr>
        <w:t>主旨句：数据</w:t>
      </w:r>
      <w:r>
        <w:rPr>
          <w:rFonts w:ascii="Times New Roman Regular" w:hAnsi="Times New Roman Regular" w:cs="Times New Roman Regular"/>
          <w:sz w:val="24"/>
        </w:rPr>
        <w:t>信度</w:t>
      </w:r>
    </w:p>
    <w:p w14:paraId="6FEAABA1">
      <w:pPr>
        <w:spacing w:line="480" w:lineRule="auto"/>
        <w:jc w:val="left"/>
        <w:rPr>
          <w:rFonts w:ascii="Times New Roman Regular" w:hAnsi="Times New Roman Regular" w:cs="Times New Roman Regular"/>
          <w:sz w:val="24"/>
        </w:rPr>
      </w:pPr>
      <w:r>
        <w:rPr>
          <w:rFonts w:ascii="Times New Roman Regular" w:hAnsi="Times New Roman Regular" w:cs="Times New Roman Regular"/>
          <w:sz w:val="24"/>
        </w:rPr>
        <w:t>5 Usage Notes</w:t>
      </w:r>
    </w:p>
    <w:p w14:paraId="315B15A0">
      <w:pPr>
        <w:spacing w:line="480" w:lineRule="auto"/>
        <w:jc w:val="left"/>
        <w:rPr>
          <w:ins w:id="244" w:author="孙心茹" w:date="2025-12-28T08:38:21Z"/>
          <w:rFonts w:hint="default" w:ascii="Times New Roman Regular" w:hAnsi="Times New Roman Regular" w:cs="Times New Roman Regular"/>
          <w:sz w:val="24"/>
          <w:lang w:val="en-US" w:eastAsia="zh-CN"/>
        </w:rPr>
      </w:pPr>
      <w:commentRangeStart w:id="0"/>
      <w:commentRangeStart w:id="1"/>
      <w:r>
        <w:rPr>
          <w:rFonts w:hint="default" w:ascii="Times New Roman Regular" w:hAnsi="Times New Roman Regular" w:cs="Times New Roman Regular"/>
          <w:sz w:val="24"/>
        </w:rPr>
        <w:t>主旨句1：</w:t>
      </w:r>
      <w:ins w:id="245" w:author="孙心茹" w:date="2025-12-28T08:38:17Z">
        <w:r>
          <w:rPr>
            <w:rFonts w:hint="default" w:ascii="Times New Roman Regular" w:hAnsi="Times New Roman Regular" w:cs="Times New Roman Regular"/>
            <w:sz w:val="24"/>
            <w:lang w:val="en-US" w:eastAsia="zh-CN"/>
          </w:rPr>
          <w:t>数据集</w:t>
        </w:r>
      </w:ins>
      <w:ins w:id="246" w:author="孙心茹" w:date="2025-12-28T08:38:18Z">
        <w:r>
          <w:rPr>
            <w:rFonts w:hint="default" w:ascii="Times New Roman Regular" w:hAnsi="Times New Roman Regular" w:cs="Times New Roman Regular"/>
            <w:sz w:val="24"/>
            <w:lang w:val="en-US" w:eastAsia="zh-CN"/>
          </w:rPr>
          <w:t>测量</w:t>
        </w:r>
      </w:ins>
      <w:ins w:id="247" w:author="孙心茹" w:date="2025-12-28T08:38:19Z">
        <w:r>
          <w:rPr>
            <w:rFonts w:hint="default" w:ascii="Times New Roman Regular" w:hAnsi="Times New Roman Regular" w:cs="Times New Roman Regular"/>
            <w:sz w:val="24"/>
            <w:lang w:val="en-US" w:eastAsia="zh-CN"/>
          </w:rPr>
          <w:t>了</w:t>
        </w:r>
      </w:ins>
      <w:ins w:id="248" w:author="孙心茹" w:date="2025-12-28T08:38:20Z">
        <w:r>
          <w:rPr>
            <w:rFonts w:hint="default" w:ascii="Times New Roman Regular" w:hAnsi="Times New Roman Regular" w:cs="Times New Roman Regular"/>
            <w:sz w:val="24"/>
            <w:lang w:val="en-US" w:eastAsia="zh-CN"/>
          </w:rPr>
          <w:t>什么</w:t>
        </w:r>
      </w:ins>
    </w:p>
    <w:p w14:paraId="2CA423CE">
      <w:pPr>
        <w:spacing w:line="480" w:lineRule="auto"/>
        <w:jc w:val="left"/>
        <w:rPr>
          <w:ins w:id="249" w:author="孙心茹" w:date="2025-12-28T08:39:10Z"/>
          <w:rFonts w:hint="default" w:ascii="Times New Roman Regular" w:hAnsi="Times New Roman Regular" w:cs="Times New Roman Regular"/>
          <w:sz w:val="24"/>
        </w:rPr>
      </w:pPr>
      <w:ins w:id="250" w:author="孙心茹" w:date="2025-12-28T08:38:25Z">
        <w:r>
          <w:rPr>
            <w:rFonts w:hint="default" w:ascii="Times New Roman Regular" w:hAnsi="Times New Roman Regular" w:cs="Times New Roman Regular"/>
            <w:sz w:val="24"/>
            <w:lang w:val="en-US" w:eastAsia="zh-CN"/>
          </w:rPr>
          <w:t>分论点</w:t>
        </w:r>
      </w:ins>
      <w:ins w:id="251" w:author="孙心茹" w:date="2025-12-28T08:38:26Z">
        <w:r>
          <w:rPr>
            <w:rFonts w:hint="default" w:ascii="Times New Roman Regular" w:hAnsi="Times New Roman Regular" w:cs="Times New Roman Regular"/>
            <w:sz w:val="24"/>
            <w:lang w:val="en-US" w:eastAsia="zh-CN"/>
          </w:rPr>
          <w:t>1</w:t>
        </w:r>
      </w:ins>
      <w:ins w:id="252" w:author="孙心茹" w:date="2025-12-28T08:38:32Z">
        <w:r>
          <w:rPr>
            <w:rFonts w:hint="default" w:ascii="Times New Roman Regular" w:hAnsi="Times New Roman Regular" w:cs="Times New Roman Regular"/>
            <w:sz w:val="24"/>
            <w:lang w:val="en-US" w:eastAsia="zh-CN"/>
          </w:rPr>
          <w:t>：</w:t>
        </w:r>
      </w:ins>
      <w:ins w:id="253" w:author="孙心茹" w:date="2025-12-28T08:39:10Z">
        <w:r>
          <w:rPr>
            <w:rFonts w:hint="default" w:ascii="Times New Roman Regular" w:hAnsi="Times New Roman Regular" w:cs="Times New Roman Regular"/>
            <w:sz w:val="24"/>
          </w:rPr>
          <w:t>研究所测量的积极自我认知并非单一同质构念，而是由多种心理加工成分共同构成的复杂结构。</w:t>
        </w:r>
      </w:ins>
    </w:p>
    <w:p w14:paraId="58C25122">
      <w:pPr>
        <w:spacing w:line="480" w:lineRule="auto"/>
        <w:jc w:val="left"/>
        <w:rPr>
          <w:rFonts w:ascii="Times New Roman Regular" w:hAnsi="Times New Roman Regular" w:cs="Times New Roman Regular"/>
          <w:sz w:val="24"/>
        </w:rPr>
      </w:pPr>
      <w:ins w:id="254" w:author="孙心茹" w:date="2025-12-28T08:39:20Z">
        <w:r>
          <w:rPr>
            <w:rFonts w:hint="default" w:ascii="Times New Roman Regular" w:hAnsi="Times New Roman Regular" w:cs="Times New Roman Regular"/>
            <w:sz w:val="24"/>
            <w:lang w:val="en-US" w:eastAsia="zh-CN"/>
          </w:rPr>
          <w:t>分论点2</w:t>
        </w:r>
      </w:ins>
      <w:ins w:id="255" w:author="孙心茹" w:date="2025-12-28T08:39:23Z">
        <w:r>
          <w:rPr>
            <w:rFonts w:hint="default" w:ascii="Times New Roman Regular" w:hAnsi="Times New Roman Regular" w:cs="Times New Roman Regular"/>
            <w:sz w:val="24"/>
            <w:lang w:val="en-US" w:eastAsia="zh-CN"/>
          </w:rPr>
          <w:t>：</w:t>
        </w:r>
      </w:ins>
      <w:ins w:id="256" w:author="孙心茹" w:date="2025-12-28T08:39:10Z">
        <w:r>
          <w:rPr>
            <w:rFonts w:hint="default" w:ascii="Times New Roman Regular" w:hAnsi="Times New Roman Regular" w:cs="Times New Roman Regular"/>
            <w:sz w:val="24"/>
          </w:rPr>
          <w:t>不同实验任务在本研究中被视为对积极自我认知不同侧面的操作化，而非同一潜在变量的等价指标。</w:t>
        </w:r>
      </w:ins>
    </w:p>
    <w:p w14:paraId="46DDB582">
      <w:pPr>
        <w:spacing w:line="480" w:lineRule="auto"/>
        <w:jc w:val="left"/>
        <w:rPr>
          <w:ins w:id="257" w:author="孙心茹" w:date="2025-12-28T08:39:49Z"/>
          <w:rFonts w:hint="default" w:ascii="Times New Roman Regular" w:hAnsi="Times New Roman Regular" w:cs="Times New Roman Regular"/>
          <w:sz w:val="24"/>
          <w:lang w:val="en-US" w:eastAsia="zh-CN"/>
        </w:rPr>
      </w:pPr>
      <w:r>
        <w:rPr>
          <w:rFonts w:hint="default" w:ascii="Times New Roman Regular" w:hAnsi="Times New Roman Regular" w:cs="Times New Roman Regular"/>
          <w:sz w:val="24"/>
        </w:rPr>
        <w:t>主旨句2：</w:t>
      </w:r>
      <w:ins w:id="258" w:author="孙心茹" w:date="2025-12-28T08:39:36Z">
        <w:r>
          <w:rPr>
            <w:rFonts w:hint="default" w:ascii="Times New Roman Regular" w:hAnsi="Times New Roman Regular" w:cs="Times New Roman Regular"/>
            <w:sz w:val="24"/>
            <w:lang w:val="en-US" w:eastAsia="zh-CN"/>
          </w:rPr>
          <w:t>数据集</w:t>
        </w:r>
      </w:ins>
      <w:ins w:id="259" w:author="孙心茹" w:date="2025-12-28T08:39:38Z">
        <w:r>
          <w:rPr>
            <w:rFonts w:hint="default" w:ascii="Times New Roman Regular" w:hAnsi="Times New Roman Regular" w:cs="Times New Roman Regular"/>
            <w:sz w:val="24"/>
            <w:lang w:val="en-US" w:eastAsia="zh-CN"/>
          </w:rPr>
          <w:t>适合</w:t>
        </w:r>
      </w:ins>
      <w:ins w:id="260" w:author="孙心茹" w:date="2025-12-28T08:39:39Z">
        <w:r>
          <w:rPr>
            <w:rFonts w:hint="default" w:ascii="Times New Roman Regular" w:hAnsi="Times New Roman Regular" w:cs="Times New Roman Regular"/>
            <w:sz w:val="24"/>
            <w:lang w:val="en-US" w:eastAsia="zh-CN"/>
          </w:rPr>
          <w:t>做</w:t>
        </w:r>
      </w:ins>
      <w:ins w:id="261" w:author="孙心茹" w:date="2025-12-28T08:39:42Z">
        <w:r>
          <w:rPr>
            <w:rFonts w:hint="default" w:ascii="Times New Roman Regular" w:hAnsi="Times New Roman Regular" w:cs="Times New Roman Regular"/>
            <w:sz w:val="24"/>
            <w:lang w:val="en-US" w:eastAsia="zh-CN"/>
          </w:rPr>
          <w:t>怎样</w:t>
        </w:r>
      </w:ins>
      <w:ins w:id="262" w:author="孙心茹" w:date="2025-12-28T08:39:43Z">
        <w:r>
          <w:rPr>
            <w:rFonts w:hint="default" w:ascii="Times New Roman Regular" w:hAnsi="Times New Roman Regular" w:cs="Times New Roman Regular"/>
            <w:sz w:val="24"/>
            <w:lang w:val="en-US" w:eastAsia="zh-CN"/>
          </w:rPr>
          <w:t>的</w:t>
        </w:r>
      </w:ins>
      <w:ins w:id="263" w:author="孙心茹" w:date="2025-12-28T08:39:46Z">
        <w:r>
          <w:rPr>
            <w:rFonts w:hint="default" w:ascii="Times New Roman Regular" w:hAnsi="Times New Roman Regular" w:cs="Times New Roman Regular"/>
            <w:sz w:val="24"/>
            <w:lang w:val="en-US" w:eastAsia="zh-CN"/>
          </w:rPr>
          <w:t>分析</w:t>
        </w:r>
      </w:ins>
    </w:p>
    <w:p w14:paraId="4DC559DF">
      <w:pPr>
        <w:spacing w:line="480" w:lineRule="auto"/>
        <w:jc w:val="left"/>
        <w:rPr>
          <w:ins w:id="264" w:author="孙心茹" w:date="2025-12-28T08:40:20Z"/>
          <w:rFonts w:hint="default" w:ascii="Times New Roman Regular" w:hAnsi="Times New Roman Regular" w:cs="Times New Roman Regular"/>
          <w:sz w:val="24"/>
        </w:rPr>
      </w:pPr>
      <w:ins w:id="265" w:author="孙心茹" w:date="2025-12-28T08:39:52Z">
        <w:r>
          <w:rPr>
            <w:rFonts w:hint="default" w:ascii="Times New Roman Regular" w:hAnsi="Times New Roman Regular" w:cs="Times New Roman Regular"/>
            <w:sz w:val="24"/>
            <w:lang w:val="en-US" w:eastAsia="zh-CN"/>
          </w:rPr>
          <w:t>分论点</w:t>
        </w:r>
      </w:ins>
      <w:ins w:id="266" w:author="孙心茹" w:date="2025-12-28T08:39:53Z">
        <w:r>
          <w:rPr>
            <w:rFonts w:hint="default" w:ascii="Times New Roman Regular" w:hAnsi="Times New Roman Regular" w:cs="Times New Roman Regular"/>
            <w:sz w:val="24"/>
            <w:lang w:val="en-US" w:eastAsia="zh-CN"/>
          </w:rPr>
          <w:t>1</w:t>
        </w:r>
      </w:ins>
      <w:ins w:id="267" w:author="孙心茹" w:date="2025-12-28T08:39:56Z">
        <w:r>
          <w:rPr>
            <w:rFonts w:hint="default" w:ascii="Times New Roman Regular" w:hAnsi="Times New Roman Regular" w:cs="Times New Roman Regular"/>
            <w:sz w:val="24"/>
            <w:lang w:val="en-US" w:eastAsia="zh-CN"/>
          </w:rPr>
          <w:t>：</w:t>
        </w:r>
      </w:ins>
      <w:ins w:id="268" w:author="孙心茹" w:date="2025-12-28T08:40:20Z">
        <w:r>
          <w:rPr>
            <w:rFonts w:hint="default" w:ascii="Times New Roman Regular" w:hAnsi="Times New Roman Regular" w:cs="Times New Roman Regular"/>
            <w:sz w:val="24"/>
          </w:rPr>
          <w:t>数据集更适合用于探索性和数据驱动的分析，以检验积极自我认知的潜在结构及其测量异质性。</w:t>
        </w:r>
      </w:ins>
    </w:p>
    <w:p w14:paraId="752EEC0C">
      <w:pPr>
        <w:spacing w:line="480" w:lineRule="auto"/>
        <w:jc w:val="left"/>
        <w:rPr>
          <w:rFonts w:hint="eastAsia" w:ascii="Times New Roman Regular" w:hAnsi="Times New Roman Regular" w:cs="Times New Roman Regular" w:eastAsiaTheme="minorEastAsia"/>
          <w:sz w:val="24"/>
          <w:lang w:eastAsia="zh-CN"/>
        </w:rPr>
      </w:pPr>
      <w:ins w:id="269" w:author="孙心茹" w:date="2025-12-28T08:41:17Z">
        <w:r>
          <w:rPr>
            <w:rFonts w:hint="default" w:ascii="Times New Roman Regular" w:hAnsi="Times New Roman Regular" w:cs="Times New Roman Regular"/>
            <w:sz w:val="24"/>
            <w:lang w:val="en-US" w:eastAsia="zh-CN"/>
          </w:rPr>
          <w:t>分论点2</w:t>
        </w:r>
      </w:ins>
      <w:ins w:id="270" w:author="孙心茹" w:date="2025-12-28T08:41:19Z">
        <w:r>
          <w:rPr>
            <w:rFonts w:hint="default" w:ascii="Times New Roman Regular" w:hAnsi="Times New Roman Regular" w:cs="Times New Roman Regular"/>
            <w:sz w:val="24"/>
            <w:lang w:val="en-US" w:eastAsia="zh-CN"/>
          </w:rPr>
          <w:t>：</w:t>
        </w:r>
      </w:ins>
      <w:ins w:id="271" w:author="孙心茹" w:date="2025-12-28T08:40:41Z">
        <w:r>
          <w:rPr>
            <w:rFonts w:hint="default" w:ascii="Times New Roman Regular" w:hAnsi="Times New Roman Regular" w:cs="Times New Roman Regular"/>
            <w:sz w:val="24"/>
            <w:lang w:val="en-US" w:eastAsia="zh-CN"/>
          </w:rPr>
          <w:t>在</w:t>
        </w:r>
      </w:ins>
      <w:ins w:id="272" w:author="孙心茹" w:date="2025-12-28T08:40:44Z">
        <w:r>
          <w:rPr>
            <w:rFonts w:hint="default" w:ascii="Times New Roman Regular" w:hAnsi="Times New Roman Regular" w:cs="Times New Roman Regular"/>
            <w:sz w:val="24"/>
            <w:lang w:val="en-US" w:eastAsia="zh-CN"/>
          </w:rPr>
          <w:t>使用</w:t>
        </w:r>
      </w:ins>
      <w:ins w:id="273" w:author="孙心茹" w:date="2025-12-28T08:40:47Z">
        <w:r>
          <w:rPr>
            <w:rFonts w:hint="default" w:ascii="Times New Roman Regular" w:hAnsi="Times New Roman Regular" w:cs="Times New Roman Regular"/>
            <w:sz w:val="24"/>
            <w:lang w:val="en-US" w:eastAsia="zh-CN"/>
          </w:rPr>
          <w:t>该数据集</w:t>
        </w:r>
      </w:ins>
      <w:ins w:id="274" w:author="孙心茹" w:date="2025-12-28T08:40:49Z">
        <w:r>
          <w:rPr>
            <w:rFonts w:hint="default" w:ascii="Times New Roman Regular" w:hAnsi="Times New Roman Regular" w:cs="Times New Roman Regular"/>
            <w:sz w:val="24"/>
            <w:lang w:val="en-US" w:eastAsia="zh-CN"/>
          </w:rPr>
          <w:t>时，</w:t>
        </w:r>
      </w:ins>
      <w:ins w:id="275" w:author="孙心茹" w:date="2025-12-28T08:40:51Z">
        <w:r>
          <w:rPr>
            <w:rFonts w:hint="default" w:ascii="Times New Roman Regular" w:hAnsi="Times New Roman Regular" w:cs="Times New Roman Regular"/>
            <w:sz w:val="24"/>
            <w:lang w:val="en-US" w:eastAsia="zh-CN"/>
          </w:rPr>
          <w:t>应</w:t>
        </w:r>
      </w:ins>
      <w:ins w:id="276" w:author="孙心茹" w:date="2025-12-28T08:40:54Z">
        <w:r>
          <w:rPr>
            <w:rFonts w:hint="default" w:ascii="Times New Roman Regular" w:hAnsi="Times New Roman Regular" w:cs="Times New Roman Regular"/>
            <w:sz w:val="24"/>
            <w:lang w:val="en-US" w:eastAsia="zh-CN"/>
          </w:rPr>
          <w:t>谨慎</w:t>
        </w:r>
      </w:ins>
      <w:ins w:id="277" w:author="孙心茹" w:date="2025-12-28T08:40:20Z">
        <w:r>
          <w:rPr>
            <w:rFonts w:hint="default" w:ascii="Times New Roman Regular" w:hAnsi="Times New Roman Regular" w:cs="Times New Roman Regular"/>
            <w:sz w:val="24"/>
          </w:rPr>
          <w:t>假设单一潜在因子的验证性模型</w:t>
        </w:r>
      </w:ins>
      <w:ins w:id="278" w:author="孙心茹" w:date="2025-12-28T08:41:06Z">
        <w:r>
          <w:rPr>
            <w:rFonts w:hint="default" w:ascii="Times New Roman Regular" w:hAnsi="Times New Roman Regular" w:cs="Times New Roman Regular"/>
            <w:sz w:val="24"/>
            <w:lang w:val="en-US" w:eastAsia="zh-CN"/>
          </w:rPr>
          <w:t>的</w:t>
        </w:r>
      </w:ins>
      <w:ins w:id="279" w:author="孙心茹" w:date="2025-12-28T08:40:20Z">
        <w:r>
          <w:rPr>
            <w:rFonts w:hint="default" w:ascii="Times New Roman Regular" w:hAnsi="Times New Roman Regular" w:cs="Times New Roman Regular"/>
            <w:sz w:val="24"/>
          </w:rPr>
          <w:t>使用。</w:t>
        </w:r>
      </w:ins>
      <w:del w:id="280" w:author="孙心茹" w:date="2025-12-31T18:56:19Z">
        <w:r>
          <w:rPr>
            <w:rFonts w:hint="default" w:ascii="Times New Roman Regular" w:hAnsi="Times New Roman Regular" w:cs="Times New Roman Regular"/>
            <w:sz w:val="24"/>
            <w:lang w:val="en-US"/>
          </w:rPr>
          <w:delText>因子模型</w:delText>
        </w:r>
      </w:del>
    </w:p>
    <w:p w14:paraId="4D340605">
      <w:pPr>
        <w:spacing w:line="480" w:lineRule="auto"/>
        <w:jc w:val="left"/>
        <w:rPr>
          <w:ins w:id="281" w:author="孙心茹" w:date="2025-12-28T08:41:40Z"/>
          <w:rFonts w:hint="default" w:ascii="Times New Roman Regular" w:hAnsi="Times New Roman Regular" w:cs="Times New Roman Regular"/>
          <w:sz w:val="24"/>
          <w:lang w:val="en-US" w:eastAsia="zh-CN"/>
        </w:rPr>
      </w:pPr>
      <w:r>
        <w:rPr>
          <w:rFonts w:hint="default" w:ascii="Times New Roman Regular" w:hAnsi="Times New Roman Regular" w:cs="Times New Roman Regular"/>
          <w:sz w:val="24"/>
        </w:rPr>
        <w:t>主旨句3：</w:t>
      </w:r>
      <w:ins w:id="282" w:author="孙心茹" w:date="2025-12-28T08:41:35Z">
        <w:r>
          <w:rPr>
            <w:rFonts w:hint="default" w:ascii="Times New Roman Regular" w:hAnsi="Times New Roman Regular" w:cs="Times New Roman Regular"/>
            <w:sz w:val="24"/>
            <w:lang w:val="en-US" w:eastAsia="zh-CN"/>
          </w:rPr>
          <w:t>我们的</w:t>
        </w:r>
      </w:ins>
      <w:ins w:id="283" w:author="孙心茹" w:date="2025-12-28T08:41:37Z">
        <w:r>
          <w:rPr>
            <w:rFonts w:hint="default" w:ascii="Times New Roman Regular" w:hAnsi="Times New Roman Regular" w:cs="Times New Roman Regular"/>
            <w:sz w:val="24"/>
            <w:lang w:val="en-US" w:eastAsia="zh-CN"/>
          </w:rPr>
          <w:t>数据集</w:t>
        </w:r>
      </w:ins>
      <w:ins w:id="284" w:author="孙心茹" w:date="2025-12-28T08:41:38Z">
        <w:r>
          <w:rPr>
            <w:rFonts w:hint="default" w:ascii="Times New Roman Regular" w:hAnsi="Times New Roman Regular" w:cs="Times New Roman Regular"/>
            <w:sz w:val="24"/>
            <w:lang w:val="en-US" w:eastAsia="zh-CN"/>
          </w:rPr>
          <w:t>有什么</w:t>
        </w:r>
      </w:ins>
      <w:ins w:id="285" w:author="孙心茹" w:date="2025-12-28T08:41:40Z">
        <w:r>
          <w:rPr>
            <w:rFonts w:hint="default" w:ascii="Times New Roman Regular" w:hAnsi="Times New Roman Regular" w:cs="Times New Roman Regular"/>
            <w:sz w:val="24"/>
            <w:lang w:val="en-US" w:eastAsia="zh-CN"/>
          </w:rPr>
          <w:t>价值</w:t>
        </w:r>
      </w:ins>
    </w:p>
    <w:p w14:paraId="56BEF32E">
      <w:pPr>
        <w:spacing w:line="480" w:lineRule="auto"/>
        <w:jc w:val="left"/>
        <w:rPr>
          <w:ins w:id="286" w:author="孙心茹" w:date="2025-12-28T08:42:03Z"/>
          <w:rFonts w:hint="default" w:ascii="Times New Roman Regular" w:hAnsi="Times New Roman Regular" w:cs="Times New Roman Regular"/>
          <w:sz w:val="24"/>
        </w:rPr>
      </w:pPr>
      <w:ins w:id="287" w:author="孙心茹" w:date="2025-12-28T08:41:43Z">
        <w:r>
          <w:rPr>
            <w:rFonts w:hint="default" w:ascii="Times New Roman Regular" w:hAnsi="Times New Roman Regular" w:cs="Times New Roman Regular"/>
            <w:sz w:val="24"/>
            <w:lang w:val="en-US" w:eastAsia="zh-CN"/>
          </w:rPr>
          <w:t>分论点</w:t>
        </w:r>
      </w:ins>
      <w:ins w:id="288" w:author="孙心茹" w:date="2025-12-28T08:41:44Z">
        <w:r>
          <w:rPr>
            <w:rFonts w:hint="default" w:ascii="Times New Roman Regular" w:hAnsi="Times New Roman Regular" w:cs="Times New Roman Regular"/>
            <w:sz w:val="24"/>
            <w:lang w:val="en-US" w:eastAsia="zh-CN"/>
          </w:rPr>
          <w:t>1</w:t>
        </w:r>
      </w:ins>
      <w:ins w:id="289" w:author="孙心茹" w:date="2025-12-28T08:41:46Z">
        <w:r>
          <w:rPr>
            <w:rFonts w:hint="default" w:ascii="Times New Roman Regular" w:hAnsi="Times New Roman Regular" w:cs="Times New Roman Regular"/>
            <w:sz w:val="24"/>
            <w:lang w:val="en-US" w:eastAsia="zh-CN"/>
          </w:rPr>
          <w:t>：</w:t>
        </w:r>
      </w:ins>
      <w:del w:id="290" w:author="孙心茹" w:date="2025-12-28T08:41:34Z">
        <w:r>
          <w:rPr>
            <w:rFonts w:ascii="Times New Roman Regular" w:hAnsi="Times New Roman Regular" w:cs="Times New Roman Regular"/>
            <w:sz w:val="24"/>
          </w:rPr>
          <w:delText>网络</w:delText>
        </w:r>
      </w:del>
      <w:del w:id="291" w:author="孙心茹" w:date="2025-12-28T08:41:33Z">
        <w:r>
          <w:rPr>
            <w:rFonts w:ascii="Times New Roman Regular" w:hAnsi="Times New Roman Regular" w:cs="Times New Roman Regular"/>
            <w:sz w:val="24"/>
          </w:rPr>
          <w:delText>分析</w:delText>
        </w:r>
        <w:commentRangeEnd w:id="0"/>
      </w:del>
      <w:del w:id="292" w:author="孙心茹" w:date="2025-12-28T08:41:33Z">
        <w:r>
          <w:rPr>
            <w:rFonts w:hint="default" w:ascii="Times New Roman Regular" w:hAnsi="Times New Roman Regular" w:cs="Times New Roman Regular"/>
            <w:sz w:val="24"/>
          </w:rPr>
          <w:commentReference w:id="0"/>
        </w:r>
        <w:commentRangeEnd w:id="1"/>
      </w:del>
      <w:r>
        <w:rPr>
          <w:rFonts w:ascii="Times New Roman Regular" w:hAnsi="Times New Roman Regular" w:cs="Times New Roman Regular"/>
          <w:sz w:val="24"/>
        </w:rPr>
        <w:commentReference w:id="1"/>
      </w:r>
      <w:ins w:id="293" w:author="孙心茹" w:date="2025-12-28T08:42:03Z">
        <w:r>
          <w:rPr>
            <w:rFonts w:hint="default" w:ascii="Times New Roman Regular" w:hAnsi="Times New Roman Regular" w:cs="Times New Roman Regular"/>
            <w:sz w:val="24"/>
          </w:rPr>
          <w:t>本研究旨在为积极自我认知的构念界定与测量边界提供系统性的实证基础。</w:t>
        </w:r>
      </w:ins>
    </w:p>
    <w:p w14:paraId="49A52D8D">
      <w:pPr>
        <w:spacing w:line="480" w:lineRule="auto"/>
        <w:jc w:val="left"/>
        <w:rPr>
          <w:ins w:id="294" w:author="孙心茹" w:date="2025-12-28T08:43:13Z"/>
          <w:rFonts w:ascii="Times New Roman Regular" w:hAnsi="Times New Roman Regular" w:cs="Times New Roman Regular"/>
          <w:sz w:val="24"/>
        </w:rPr>
      </w:pPr>
      <w:ins w:id="295" w:author="孙心茹" w:date="2025-12-28T08:42:32Z">
        <w:r>
          <w:rPr>
            <w:rFonts w:hint="default" w:ascii="Times New Roman Regular" w:hAnsi="Times New Roman Regular" w:cs="Times New Roman Regular"/>
            <w:sz w:val="24"/>
            <w:lang w:val="en-US" w:eastAsia="zh-CN"/>
          </w:rPr>
          <w:t>分论点2</w:t>
        </w:r>
      </w:ins>
      <w:ins w:id="296" w:author="孙心茹" w:date="2025-12-28T08:42:34Z">
        <w:r>
          <w:rPr>
            <w:rFonts w:hint="default" w:ascii="Times New Roman Regular" w:hAnsi="Times New Roman Regular" w:cs="Times New Roman Regular"/>
            <w:sz w:val="24"/>
            <w:lang w:val="en-US" w:eastAsia="zh-CN"/>
          </w:rPr>
          <w:t>：</w:t>
        </w:r>
      </w:ins>
      <w:ins w:id="297" w:author="孙心茹" w:date="2025-12-28T08:42:03Z">
        <w:r>
          <w:rPr>
            <w:rFonts w:hint="default" w:ascii="Times New Roman Regular" w:hAnsi="Times New Roman Regular" w:cs="Times New Roman Regular"/>
            <w:sz w:val="24"/>
          </w:rPr>
          <w:t>该数据集为检验积极自我认知的多维性、异质性及其方法学影响提供了灵活的研究资源。</w:t>
        </w:r>
      </w:ins>
      <w:r>
        <w:rPr>
          <w:rFonts w:ascii="Times New Roman Regular" w:hAnsi="Times New Roman Regular" w:cs="Times New Roman Regular"/>
          <w:sz w:val="24"/>
        </w:rPr>
        <w:t>⸻</w:t>
      </w:r>
    </w:p>
    <w:p w14:paraId="6D509BF5">
      <w:pPr>
        <w:spacing w:line="480" w:lineRule="auto"/>
        <w:jc w:val="left"/>
        <w:rPr>
          <w:rFonts w:ascii="Times New Roman Regular" w:hAnsi="Times New Roman Regular" w:cs="Times New Roman Regular"/>
          <w:sz w:val="24"/>
        </w:rPr>
      </w:pPr>
    </w:p>
    <w:p w14:paraId="46E929D6">
      <w:pPr>
        <w:spacing w:line="480" w:lineRule="auto"/>
        <w:jc w:val="left"/>
        <w:rPr>
          <w:rFonts w:ascii="Times New Roman Regular" w:hAnsi="Times New Roman Regular" w:cs="Times New Roman Regular"/>
          <w:sz w:val="24"/>
        </w:rPr>
      </w:pPr>
      <w:r>
        <w:rPr>
          <w:rFonts w:ascii="Times New Roman Regular" w:hAnsi="Times New Roman Regular" w:cs="Times New Roman Regular"/>
          <w:sz w:val="24"/>
        </w:rPr>
        <w:t>6 Code Availability</w:t>
      </w:r>
    </w:p>
    <w:p w14:paraId="21D51153">
      <w:pPr>
        <w:spacing w:line="480" w:lineRule="auto"/>
        <w:jc w:val="left"/>
        <w:rPr>
          <w:rFonts w:ascii="Times New Roman Regular" w:hAnsi="Times New Roman Regular" w:cs="Times New Roman Regular"/>
          <w:sz w:val="24"/>
        </w:rPr>
      </w:pPr>
      <w:r>
        <w:rPr>
          <w:rFonts w:hint="default" w:ascii="Times New Roman Regular" w:hAnsi="Times New Roman Regular" w:cs="Times New Roman Regular"/>
          <w:sz w:val="24"/>
        </w:rPr>
        <w:t>主旨句1：</w:t>
      </w:r>
      <w:r>
        <w:rPr>
          <w:rFonts w:ascii="Times New Roman Regular" w:hAnsi="Times New Roman Regular" w:cs="Times New Roman Regular"/>
          <w:sz w:val="24"/>
        </w:rPr>
        <w:t>R / Python 脚本</w:t>
      </w:r>
    </w:p>
    <w:p w14:paraId="44C21697">
      <w:pPr>
        <w:spacing w:line="480" w:lineRule="auto"/>
        <w:jc w:val="left"/>
        <w:rPr>
          <w:rFonts w:ascii="Times New Roman Regular" w:hAnsi="Times New Roman Regular" w:cs="Times New Roman Regular"/>
          <w:sz w:val="24"/>
        </w:rPr>
      </w:pPr>
      <w:r>
        <w:rPr>
          <w:rFonts w:hint="default" w:ascii="Times New Roman Regular" w:hAnsi="Times New Roman Regular" w:cs="Times New Roman Regular"/>
          <w:sz w:val="24"/>
        </w:rPr>
        <w:t>主旨句2：</w:t>
      </w:r>
      <w:r>
        <w:rPr>
          <w:rFonts w:ascii="Times New Roman Regular" w:hAnsi="Times New Roman Regular" w:cs="Times New Roman Regular"/>
          <w:sz w:val="24"/>
        </w:rPr>
        <w:t>示例分析代码</w:t>
      </w:r>
    </w:p>
    <w:p w14:paraId="564EF997">
      <w:pPr>
        <w:spacing w:line="480" w:lineRule="auto"/>
        <w:jc w:val="left"/>
        <w:rPr>
          <w:rFonts w:ascii="Times New Roman Regular" w:hAnsi="Times New Roman Regular" w:cs="Times New Roman Regular"/>
          <w:sz w:val="24"/>
        </w:rPr>
      </w:pPr>
      <w:bookmarkStart w:id="0" w:name="_GoBack"/>
    </w:p>
    <w:p w14:paraId="7F4B71A7">
      <w:pPr>
        <w:spacing w:line="480" w:lineRule="auto"/>
        <w:jc w:val="left"/>
        <w:rPr>
          <w:rFonts w:ascii="Times New Roman Regular" w:hAnsi="Times New Roman Regular" w:cs="Times New Roman Regular"/>
          <w:sz w:val="24"/>
        </w:rPr>
      </w:pPr>
    </w:p>
    <w:bookmarkEnd w:id="0"/>
    <w:sectPr>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Hu Chuan-Peng" w:date="2025-12-27T22:02:00Z" w:initials="">
    <w:p w14:paraId="494F999A">
      <w:pPr>
        <w:pStyle w:val="2"/>
        <w:rPr>
          <w:rFonts w:hint="eastAsia"/>
        </w:rPr>
      </w:pPr>
      <w:r>
        <w:rPr>
          <w:rFonts w:hint="eastAsia"/>
        </w:rPr>
        <w:t>这个地方不确定是否需要写这么细？</w:t>
      </w:r>
    </w:p>
  </w:comment>
  <w:comment w:id="1" w:author="孙心茹" w:date="2025-12-31T18:56:06Z" w:initials="">
    <w:p w14:paraId="3E5CA461">
      <w:pPr>
        <w:pStyle w:val="2"/>
        <w:rPr>
          <w:rFonts w:hint="default" w:eastAsiaTheme="minorEastAsia"/>
          <w:lang w:val="en-US" w:eastAsia="zh-CN"/>
        </w:rPr>
      </w:pPr>
      <w:r>
        <w:rPr>
          <w:rFonts w:hint="eastAsia"/>
          <w:lang w:val="en-US" w:eastAsia="zh-CN"/>
        </w:rPr>
        <w:t>已重新梳理</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494F999A" w15:done="0"/>
  <w15:commentEx w15:paraId="3E5CA461" w15:done="0" w15:paraIdParent="494F999A"/>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Times New Roman Regular">
    <w:panose1 w:val="02020503050405090304"/>
    <w:charset w:val="00"/>
    <w:family w:val="auto"/>
    <w:pitch w:val="default"/>
    <w:sig w:usb0="E0000AFF" w:usb1="00007843" w:usb2="00000001" w:usb3="00000000" w:csb0="400001BF" w:csb1="DFF70000"/>
  </w:font>
  <w:font w:name="Times New Roman Bold">
    <w:panose1 w:val="02020503050405090304"/>
    <w:charset w:val="00"/>
    <w:family w:val="auto"/>
    <w:pitch w:val="default"/>
    <w:sig w:usb0="E0000AFF" w:usb1="00007843" w:usb2="00000001" w:usb3="00000000" w:csb0="400001BF" w:csb1="DFF70000"/>
  </w:font>
  <w:font w:name="汉仪书宋二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DBBF7BF"/>
    <w:multiLevelType w:val="singleLevel"/>
    <w:tmpl w:val="FDBBF7BF"/>
    <w:lvl w:ilvl="0" w:tentative="0">
      <w:start w:val="2"/>
      <w:numFmt w:val="decimal"/>
      <w:suff w:val="space"/>
      <w:lvlText w:val="%1."/>
      <w:lvlJc w:val="left"/>
    </w:lvl>
  </w:abstractNum>
  <w:abstractNum w:abstractNumId="1">
    <w:nsid w:val="0AFFCD7F"/>
    <w:multiLevelType w:val="multilevel"/>
    <w:tmpl w:val="0AFFCD7F"/>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1"/>
  </w:num>
  <w:num w:numId="2">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孙心茹">
    <w15:presenceInfo w15:providerId="WPS Office" w15:userId="126312105"/>
  </w15:person>
  <w15:person w15:author="Hu Chuan-Peng">
    <w15:presenceInfo w15:providerId="Windows Live" w15:userId="b3f3f6a417be690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8"/>
  <w:embedSystemFonts/>
  <w:bordersDoNotSurroundHeader w:val="0"/>
  <w:bordersDoNotSurroundFooter w:val="0"/>
  <w:trackRevisions w:val="1"/>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TQwMmU5OWZkNDlmMjc4MzJkMjE1Zjc5NWRkODU4NzEifQ=="/>
  </w:docVars>
  <w:rsids>
    <w:rsidRoot w:val="6FC48273"/>
    <w:rsid w:val="00326BF3"/>
    <w:rsid w:val="0042375B"/>
    <w:rsid w:val="3D7FD677"/>
    <w:rsid w:val="6FC48273"/>
    <w:rsid w:val="7E9F39D6"/>
    <w:rsid w:val="7F6DB79B"/>
    <w:rsid w:val="7FFB1098"/>
    <w:rsid w:val="EDAFBD44"/>
    <w:rsid w:val="F7D5EB31"/>
    <w:rsid w:val="FA7F29A4"/>
    <w:rsid w:val="FFF785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2">
    <w:name w:val="annotation text"/>
    <w:basedOn w:val="1"/>
    <w:link w:val="9"/>
    <w:uiPriority w:val="0"/>
    <w:rPr>
      <w:sz w:val="20"/>
      <w:szCs w:val="20"/>
    </w:rPr>
  </w:style>
  <w:style w:type="paragraph" w:styleId="3">
    <w:name w:val="Normal (Web)"/>
    <w:basedOn w:val="1"/>
    <w:uiPriority w:val="99"/>
    <w:pPr>
      <w:spacing w:beforeAutospacing="1" w:afterAutospacing="1"/>
      <w:jc w:val="left"/>
    </w:pPr>
    <w:rPr>
      <w:rFonts w:cs="Times New Roman"/>
      <w:kern w:val="0"/>
      <w:sz w:val="24"/>
    </w:rPr>
  </w:style>
  <w:style w:type="paragraph" w:styleId="4">
    <w:name w:val="annotation subject"/>
    <w:basedOn w:val="2"/>
    <w:next w:val="2"/>
    <w:link w:val="10"/>
    <w:uiPriority w:val="0"/>
    <w:rPr>
      <w:b/>
      <w:bCs/>
    </w:rPr>
  </w:style>
  <w:style w:type="character" w:styleId="7">
    <w:name w:val="annotation reference"/>
    <w:basedOn w:val="6"/>
    <w:uiPriority w:val="0"/>
    <w:rPr>
      <w:sz w:val="16"/>
      <w:szCs w:val="16"/>
    </w:rPr>
  </w:style>
  <w:style w:type="paragraph" w:customStyle="1" w:styleId="8">
    <w:name w:val="Revision"/>
    <w:hidden/>
    <w:unhideWhenUsed/>
    <w:uiPriority w:val="99"/>
    <w:rPr>
      <w:rFonts w:asciiTheme="minorHAnsi" w:hAnsiTheme="minorHAnsi" w:eastAsiaTheme="minorEastAsia" w:cstheme="minorBidi"/>
      <w:kern w:val="2"/>
      <w:sz w:val="21"/>
      <w:szCs w:val="24"/>
      <w:lang w:val="en-US" w:eastAsia="zh-CN" w:bidi="ar-SA"/>
    </w:rPr>
  </w:style>
  <w:style w:type="character" w:customStyle="1" w:styleId="9">
    <w:name w:val="Comment Text Char"/>
    <w:basedOn w:val="6"/>
    <w:link w:val="2"/>
    <w:uiPriority w:val="0"/>
    <w:rPr>
      <w:kern w:val="2"/>
      <w:lang w:val="en-US"/>
    </w:rPr>
  </w:style>
  <w:style w:type="character" w:customStyle="1" w:styleId="10">
    <w:name w:val="Comment Subject Char"/>
    <w:basedOn w:val="9"/>
    <w:link w:val="4"/>
    <w:uiPriority w:val="0"/>
    <w:rPr>
      <w:b/>
      <w:bCs/>
      <w:kern w:val="2"/>
      <w:lang w:val="en-US"/>
    </w:rPr>
  </w:style>
</w:styles>
</file>

<file path=word/_rels/document.xml.rels><?xml version="1.0" encoding="UTF-8" standalone="yes"?>
<Relationships xmlns="http://schemas.openxmlformats.org/package/2006/relationships"><Relationship Id="rId8" Type="http://schemas.microsoft.com/office/2011/relationships/people" Target="people.xml"/><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21</Pages>
  <Words>248</Words>
  <Characters>1416</Characters>
  <Lines>11</Lines>
  <Paragraphs>3</Paragraphs>
  <TotalTime>635</TotalTime>
  <ScaleCrop>false</ScaleCrop>
  <LinksUpToDate>false</LinksUpToDate>
  <CharactersWithSpaces>1661</CharactersWithSpaces>
  <Application>WPS Office_6.10.1.8873_F1E327BC-269C-435d-A152-05C5408002CA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2025-12-27T22:47:00Z</dcterms:created>
  <dc:creator>孙心茹</dc:creator>
  <cp:lastModifiedBy>孙心茹</cp:lastModifiedBy>
  <dcterms:modified xsi:type="dcterms:W3CDTF">2026-01-03T22:01:51Z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2052-6.10.1.8873</vt:lpwstr>
  </property>
  <property fmtid="{D5CDD505-2E9C-101B-9397-08002B2CF9AE}" pid="3" name="ICV">
    <vt:lpwstr>BAFF0F84CA52F99CE9045969C52A03A7_43</vt:lpwstr>
  </property>
</Properties>
</file>